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0B1144" w14:textId="77777777" w:rsidR="00172BB9" w:rsidRDefault="00172BB9" w:rsidP="00172BB9">
      <w:pPr>
        <w:ind w:left="0" w:firstLine="0"/>
      </w:pPr>
      <w:r>
        <w:rPr>
          <w:rFonts w:ascii="Arial" w:hAnsi="Arial" w:cs="Arial"/>
          <w:noProof/>
          <w:color w:val="1F497D"/>
          <w:sz w:val="14"/>
          <w:szCs w:val="14"/>
        </w:rPr>
        <w:drawing>
          <wp:inline distT="0" distB="0" distL="0" distR="0" wp14:anchorId="65C3C2E7" wp14:editId="2D1A5711">
            <wp:extent cx="1390777"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90777" cy="1409700"/>
                    </a:xfrm>
                    <a:prstGeom prst="rect">
                      <a:avLst/>
                    </a:prstGeom>
                    <a:noFill/>
                    <a:ln>
                      <a:noFill/>
                    </a:ln>
                  </pic:spPr>
                </pic:pic>
              </a:graphicData>
            </a:graphic>
          </wp:inline>
        </w:drawing>
      </w:r>
      <w:r>
        <w:tab/>
      </w:r>
      <w:r>
        <w:tab/>
      </w:r>
      <w:r>
        <w:tab/>
      </w:r>
      <w:r>
        <w:tab/>
      </w:r>
      <w:r>
        <w:tab/>
      </w:r>
      <w:r>
        <w:tab/>
      </w:r>
      <w:r>
        <w:rPr>
          <w:noProof/>
        </w:rPr>
        <w:drawing>
          <wp:inline distT="0" distB="0" distL="0" distR="0" wp14:anchorId="36D65969" wp14:editId="5830DF12">
            <wp:extent cx="1363946" cy="1270895"/>
            <wp:effectExtent l="0" t="0" r="8255" b="5715"/>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extLst>
                        <a:ext uri="{28A0092B-C50C-407E-A947-70E740481C1C}">
                          <a14:useLocalDpi xmlns:a14="http://schemas.microsoft.com/office/drawing/2010/main" val="0"/>
                        </a:ext>
                      </a:extLst>
                    </a:blip>
                    <a:stretch>
                      <a:fillRect/>
                    </a:stretch>
                  </pic:blipFill>
                  <pic:spPr>
                    <a:xfrm>
                      <a:off x="0" y="0"/>
                      <a:ext cx="1363946" cy="1270895"/>
                    </a:xfrm>
                    <a:prstGeom prst="rect">
                      <a:avLst/>
                    </a:prstGeom>
                  </pic:spPr>
                </pic:pic>
              </a:graphicData>
            </a:graphic>
          </wp:inline>
        </w:drawing>
      </w:r>
    </w:p>
    <w:p w14:paraId="37A1FE00" w14:textId="77777777" w:rsidR="00172BB9" w:rsidRDefault="00172BB9" w:rsidP="00172BB9">
      <w:pPr>
        <w:spacing w:line="720" w:lineRule="auto"/>
        <w:ind w:left="0" w:firstLine="0"/>
      </w:pPr>
    </w:p>
    <w:p w14:paraId="5C9A047D" w14:textId="77777777" w:rsidR="00172BB9" w:rsidRDefault="00172BB9" w:rsidP="00172BB9">
      <w:pPr>
        <w:spacing w:line="720" w:lineRule="auto"/>
        <w:ind w:left="0" w:firstLine="0"/>
      </w:pPr>
    </w:p>
    <w:p w14:paraId="1BAB1BFC" w14:textId="4D391ED2" w:rsidR="00172BB9" w:rsidRDefault="00172BB9" w:rsidP="00172BB9">
      <w:pPr>
        <w:spacing w:line="720" w:lineRule="auto"/>
        <w:ind w:left="0" w:firstLine="0"/>
      </w:pPr>
    </w:p>
    <w:p w14:paraId="0E5D4D98" w14:textId="77777777" w:rsidR="00172BB9" w:rsidRDefault="00172BB9" w:rsidP="00172BB9">
      <w:pPr>
        <w:spacing w:line="720" w:lineRule="auto"/>
        <w:ind w:left="0" w:firstLine="0"/>
      </w:pPr>
    </w:p>
    <w:p w14:paraId="2C7678CB" w14:textId="77777777" w:rsidR="0088208B" w:rsidRPr="005E1D44"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p>
    <w:p w14:paraId="5804BC8A" w14:textId="3796AA14" w:rsidR="0088208B"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r>
        <w:rPr>
          <w:rFonts w:ascii="Britannic Bold" w:hAnsi="Britannic Bold"/>
          <w:b/>
          <w:color w:val="1F3864" w:themeColor="accent5" w:themeShade="80"/>
          <w:sz w:val="52"/>
          <w:szCs w:val="52"/>
        </w:rPr>
        <w:t xml:space="preserve">Manuel d’utilisation de la plateforme </w:t>
      </w:r>
      <w:r w:rsidRPr="00B46905">
        <w:rPr>
          <w:rFonts w:ascii="Britannic Bold" w:hAnsi="Britannic Bold"/>
          <w:b/>
          <w:color w:val="1F3864" w:themeColor="accent5" w:themeShade="80"/>
          <w:sz w:val="52"/>
          <w:szCs w:val="52"/>
        </w:rPr>
        <w:t xml:space="preserve">de dépôt </w:t>
      </w:r>
      <w:r w:rsidR="00E277E0" w:rsidRPr="00B46905">
        <w:rPr>
          <w:rFonts w:ascii="Britannic Bold" w:hAnsi="Britannic Bold"/>
          <w:b/>
          <w:color w:val="1F3864" w:themeColor="accent5" w:themeShade="80"/>
          <w:sz w:val="52"/>
          <w:szCs w:val="52"/>
        </w:rPr>
        <w:t xml:space="preserve">électronique </w:t>
      </w:r>
      <w:r w:rsidRPr="00B46905">
        <w:rPr>
          <w:rFonts w:ascii="Britannic Bold" w:hAnsi="Britannic Bold"/>
          <w:b/>
          <w:color w:val="1F3864" w:themeColor="accent5" w:themeShade="80"/>
          <w:sz w:val="52"/>
          <w:szCs w:val="52"/>
        </w:rPr>
        <w:t>des rapports</w:t>
      </w:r>
    </w:p>
    <w:p w14:paraId="48C1EE32" w14:textId="35EA3C51" w:rsidR="0088208B" w:rsidRPr="00B46905" w:rsidRDefault="0088208B" w:rsidP="0088208B">
      <w:pPr>
        <w:shd w:val="clear" w:color="auto" w:fill="FFD966"/>
        <w:spacing w:after="208" w:line="259" w:lineRule="auto"/>
        <w:ind w:left="144" w:firstLine="0"/>
        <w:jc w:val="center"/>
        <w:rPr>
          <w:rFonts w:ascii="Britannic Bold" w:hAnsi="Britannic Bold"/>
          <w:b/>
          <w:color w:val="1F3864" w:themeColor="accent5" w:themeShade="80"/>
          <w:sz w:val="52"/>
          <w:szCs w:val="52"/>
        </w:rPr>
      </w:pPr>
      <w:r>
        <w:rPr>
          <w:rFonts w:ascii="Britannic Bold" w:hAnsi="Britannic Bold"/>
          <w:b/>
          <w:color w:val="1F3864" w:themeColor="accent5" w:themeShade="80"/>
          <w:sz w:val="52"/>
          <w:szCs w:val="52"/>
        </w:rPr>
        <w:t>Profil : Utilisateur</w:t>
      </w:r>
      <w:r w:rsidR="008C4B0D">
        <w:rPr>
          <w:rFonts w:ascii="Britannic Bold" w:hAnsi="Britannic Bold"/>
          <w:b/>
          <w:color w:val="1F3864" w:themeColor="accent5" w:themeShade="80"/>
          <w:sz w:val="52"/>
          <w:szCs w:val="52"/>
        </w:rPr>
        <w:t xml:space="preserve"> </w:t>
      </w:r>
      <w:r w:rsidR="00570B35">
        <w:rPr>
          <w:rFonts w:ascii="Britannic Bold" w:hAnsi="Britannic Bold"/>
          <w:b/>
          <w:color w:val="1F3864" w:themeColor="accent5" w:themeShade="80"/>
          <w:sz w:val="52"/>
          <w:szCs w:val="52"/>
        </w:rPr>
        <w:t>au sein de l’</w:t>
      </w:r>
      <w:r w:rsidR="0016478A">
        <w:rPr>
          <w:rFonts w:ascii="Britannic Bold" w:hAnsi="Britannic Bold"/>
          <w:b/>
          <w:color w:val="1F3864" w:themeColor="accent5" w:themeShade="80"/>
          <w:sz w:val="52"/>
          <w:szCs w:val="52"/>
        </w:rPr>
        <w:t>ARSM</w:t>
      </w:r>
    </w:p>
    <w:p w14:paraId="52DBDBDD" w14:textId="77777777" w:rsidR="00172BB9" w:rsidRDefault="00172BB9" w:rsidP="00172BB9">
      <w:pPr>
        <w:spacing w:line="720" w:lineRule="auto"/>
        <w:ind w:left="0" w:firstLine="0"/>
      </w:pPr>
    </w:p>
    <w:p w14:paraId="578E961C" w14:textId="4A3D9BAD" w:rsidR="00253A10" w:rsidRPr="008050E3" w:rsidRDefault="00F81C3C" w:rsidP="008050E3">
      <w:pPr>
        <w:spacing w:line="600" w:lineRule="auto"/>
        <w:ind w:left="0" w:firstLine="0"/>
        <w:jc w:val="center"/>
        <w:rPr>
          <w:sz w:val="32"/>
        </w:rPr>
      </w:pPr>
      <w:ins w:id="1" w:author="ADMIN" w:date="2021-03-15T12:00:00Z">
        <w:r>
          <w:rPr>
            <w:sz w:val="32"/>
          </w:rPr>
          <w:t>Mars 2021</w:t>
        </w:r>
      </w:ins>
      <w:del w:id="2" w:author="ADMIN" w:date="2021-03-15T12:00:00Z">
        <w:r w:rsidR="008050E3" w:rsidRPr="008050E3" w:rsidDel="00F81C3C">
          <w:rPr>
            <w:sz w:val="32"/>
          </w:rPr>
          <w:fldChar w:fldCharType="begin"/>
        </w:r>
        <w:r w:rsidR="008050E3" w:rsidRPr="008050E3" w:rsidDel="00F81C3C">
          <w:rPr>
            <w:sz w:val="32"/>
          </w:rPr>
          <w:delInstrText xml:space="preserve"> TIME \@ "MMM-yy" </w:delInstrText>
        </w:r>
        <w:r w:rsidR="008050E3" w:rsidRPr="008050E3" w:rsidDel="00F81C3C">
          <w:rPr>
            <w:sz w:val="32"/>
          </w:rPr>
          <w:fldChar w:fldCharType="separate"/>
        </w:r>
      </w:del>
      <w:ins w:id="3" w:author="Administrator" w:date="2021-03-13T08:09:00Z">
        <w:del w:id="4" w:author="ADMIN" w:date="2021-03-15T09:33:00Z">
          <w:r w:rsidR="00095D0A" w:rsidDel="00E31B38">
            <w:rPr>
              <w:noProof/>
              <w:sz w:val="32"/>
            </w:rPr>
            <w:delText>mars-21</w:delText>
          </w:r>
        </w:del>
      </w:ins>
      <w:ins w:id="5" w:author="Michael LABARRE" w:date="2021-03-12T20:12:00Z">
        <w:del w:id="6" w:author="ADMIN" w:date="2021-03-15T09:33:00Z">
          <w:r w:rsidR="00E26CAC" w:rsidDel="00E31B38">
            <w:rPr>
              <w:noProof/>
              <w:sz w:val="32"/>
            </w:rPr>
            <w:delText>mars-21</w:delText>
          </w:r>
        </w:del>
      </w:ins>
      <w:ins w:id="7" w:author="Heritiana" w:date="2021-03-12T16:27:00Z">
        <w:del w:id="8" w:author="ADMIN" w:date="2021-03-15T09:33:00Z">
          <w:r w:rsidR="00072CEA" w:rsidDel="00E31B38">
            <w:rPr>
              <w:noProof/>
              <w:sz w:val="32"/>
            </w:rPr>
            <w:delText>mars-21</w:delText>
          </w:r>
        </w:del>
      </w:ins>
      <w:del w:id="9" w:author="ADMIN" w:date="2021-03-15T09:33:00Z">
        <w:r w:rsidR="00DA0803" w:rsidDel="00E31B38">
          <w:rPr>
            <w:noProof/>
            <w:sz w:val="32"/>
          </w:rPr>
          <w:delText>mai-20</w:delText>
        </w:r>
      </w:del>
      <w:del w:id="10" w:author="ADMIN" w:date="2021-03-15T12:00:00Z">
        <w:r w:rsidR="008050E3" w:rsidRPr="008050E3" w:rsidDel="00F81C3C">
          <w:rPr>
            <w:sz w:val="32"/>
          </w:rPr>
          <w:fldChar w:fldCharType="end"/>
        </w:r>
        <w:r w:rsidR="008050E3" w:rsidDel="00F81C3C">
          <w:rPr>
            <w:sz w:val="32"/>
          </w:rPr>
          <w:delText>20</w:delText>
        </w:r>
      </w:del>
    </w:p>
    <w:p w14:paraId="14218E6F" w14:textId="77777777" w:rsidR="00253A10" w:rsidRDefault="00253A10" w:rsidP="00172BB9">
      <w:pPr>
        <w:spacing w:line="720" w:lineRule="auto"/>
        <w:ind w:left="0" w:firstLine="0"/>
      </w:pPr>
      <w:r>
        <w:rPr>
          <w:noProof/>
        </w:rPr>
        <mc:AlternateContent>
          <mc:Choice Requires="wps">
            <w:drawing>
              <wp:inline distT="0" distB="0" distL="0" distR="0" wp14:anchorId="65EA8BC8" wp14:editId="7201541D">
                <wp:extent cx="5731510" cy="9035"/>
                <wp:effectExtent l="0" t="0" r="0" b="0"/>
                <wp:docPr id="5" name="Shape 68913"/>
                <wp:cNvGraphicFramePr/>
                <a:graphic xmlns:a="http://schemas.openxmlformats.org/drawingml/2006/main">
                  <a:graphicData uri="http://schemas.microsoft.com/office/word/2010/wordprocessingShape">
                    <wps:wsp>
                      <wps:cNvSpPr/>
                      <wps:spPr>
                        <a:xfrm>
                          <a:off x="0" y="0"/>
                          <a:ext cx="5731510" cy="9035"/>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inline>
            </w:drawing>
          </mc:Choice>
          <mc:Fallback>
            <w:pict>
              <v:shape w14:anchorId="5FC2577A" id="Shape 68913" o:spid="_x0000_s1026" style="width:451.3pt;height:.7pt;visibility:visible;mso-wrap-style:square;mso-left-percent:-10001;mso-top-percent:-10001;mso-position-horizontal:absolute;mso-position-horizontal-relative:char;mso-position-vertical:absolute;mso-position-vertical-relative:line;mso-left-percent:-10001;mso-top-percent:-10001;v-text-anchor:top"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" path="m,l5798185,r,9144l,9144,,e" fillcolor="black" stroked="f" strokeweight="0">
                <v:stroke miterlimit="83231f" joinstyle="miter"/>
                <v:path arrowok="t" textboxrect="0,0,5798185,9144"/>
                <w10:anchorlock/>
              </v:shape>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178"/>
      </w:tblGrid>
      <w:tr w:rsidR="0088208B" w:rsidRPr="00195F6B" w14:paraId="2364471E" w14:textId="77777777" w:rsidTr="00253A10">
        <w:trPr>
          <w:trHeight w:val="1417"/>
        </w:trPr>
        <w:tc>
          <w:tcPr>
            <w:tcW w:w="1838" w:type="dxa"/>
            <w:vAlign w:val="center"/>
          </w:tcPr>
          <w:p w14:paraId="6661FF21" w14:textId="77777777" w:rsidR="0088208B" w:rsidRDefault="0088208B" w:rsidP="0088208B">
            <w:pPr>
              <w:spacing w:line="720" w:lineRule="auto"/>
              <w:ind w:left="0" w:firstLine="0"/>
              <w:jc w:val="center"/>
            </w:pPr>
            <w:r>
              <w:rPr>
                <w:noProof/>
              </w:rPr>
              <w:drawing>
                <wp:inline distT="0" distB="0" distL="0" distR="0" wp14:anchorId="3804E248" wp14:editId="2E69C6D7">
                  <wp:extent cx="743616" cy="731737"/>
                  <wp:effectExtent l="0" t="0" r="0" b="0"/>
                  <wp:docPr id="4"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extLst>
                              <a:ext uri="{28A0092B-C50C-407E-A947-70E740481C1C}">
                                <a14:useLocalDpi xmlns:a14="http://schemas.microsoft.com/office/drawing/2010/main" val="0"/>
                              </a:ext>
                            </a:extLst>
                          </a:blip>
                          <a:stretch>
                            <a:fillRect/>
                          </a:stretch>
                        </pic:blipFill>
                        <pic:spPr>
                          <a:xfrm>
                            <a:off x="0" y="0"/>
                            <a:ext cx="743616" cy="731737"/>
                          </a:xfrm>
                          <a:prstGeom prst="rect">
                            <a:avLst/>
                          </a:prstGeom>
                        </pic:spPr>
                      </pic:pic>
                    </a:graphicData>
                  </a:graphic>
                </wp:inline>
              </w:drawing>
            </w:r>
          </w:p>
        </w:tc>
        <w:tc>
          <w:tcPr>
            <w:tcW w:w="7178" w:type="dxa"/>
            <w:vAlign w:val="center"/>
          </w:tcPr>
          <w:p w14:paraId="588587C7" w14:textId="77777777" w:rsidR="0088208B" w:rsidRDefault="0088208B" w:rsidP="00253A10">
            <w:pPr>
              <w:spacing w:line="276" w:lineRule="auto"/>
              <w:ind w:left="0" w:firstLine="0"/>
              <w:jc w:val="center"/>
            </w:pPr>
            <w:r>
              <w:t xml:space="preserve">Immeuble ARO 5ème étage, Làlana Solombavambahoaka Frantsay 77, Antsahavola, </w:t>
            </w:r>
          </w:p>
          <w:p w14:paraId="15B6C1A0" w14:textId="77777777" w:rsidR="0088208B" w:rsidRDefault="0088208B" w:rsidP="00253A10">
            <w:pPr>
              <w:spacing w:line="276" w:lineRule="auto"/>
              <w:ind w:left="0" w:firstLine="0"/>
              <w:jc w:val="center"/>
            </w:pPr>
            <w:r>
              <w:t>101 Antananarivo, Madagascar</w:t>
            </w:r>
          </w:p>
          <w:p w14:paraId="1F2ED2EC" w14:textId="77777777" w:rsidR="00253A10" w:rsidRDefault="0088208B" w:rsidP="00253A10">
            <w:pPr>
              <w:spacing w:line="276" w:lineRule="auto"/>
              <w:ind w:left="0" w:firstLine="0"/>
              <w:jc w:val="center"/>
            </w:pPr>
            <w:r>
              <w:t>Tel: +261 20 22 631 8</w:t>
            </w:r>
            <w:r w:rsidR="00253A10">
              <w:t>6</w:t>
            </w:r>
            <w:r w:rsidR="006F08B1">
              <w:t xml:space="preserve"> / </w:t>
            </w:r>
            <w:r w:rsidR="00253A10">
              <w:t>Fax: +261 20 22 337 20</w:t>
            </w:r>
          </w:p>
          <w:p w14:paraId="625E5943" w14:textId="77777777" w:rsidR="0088208B" w:rsidRPr="00195F6B" w:rsidRDefault="0088208B" w:rsidP="00253A10">
            <w:pPr>
              <w:spacing w:line="276" w:lineRule="auto"/>
              <w:ind w:left="0" w:firstLine="0"/>
              <w:jc w:val="center"/>
            </w:pPr>
            <w:r w:rsidRPr="00195F6B">
              <w:t>Email :</w:t>
            </w:r>
            <w:r w:rsidR="00253A10" w:rsidRPr="00195F6B">
              <w:t xml:space="preserve"> </w:t>
            </w:r>
            <w:r w:rsidR="007E6FB2">
              <w:rPr>
                <w:rStyle w:val="Lienhypertexte"/>
              </w:rPr>
              <w:fldChar w:fldCharType="begin"/>
            </w:r>
            <w:r w:rsidR="007E6FB2">
              <w:rPr>
                <w:rStyle w:val="Lienhypertexte"/>
              </w:rPr>
              <w:instrText xml:space="preserve"> HYPERLINK "mailto:fthm@moov.mg" </w:instrText>
            </w:r>
            <w:ins w:id="11" w:author="Heritiana" w:date="2021-03-19T16:16:00Z">
              <w:r w:rsidR="006048F2">
                <w:rPr>
                  <w:rStyle w:val="Lienhypertexte"/>
                </w:rPr>
              </w:r>
            </w:ins>
            <w:r w:rsidR="007E6FB2">
              <w:rPr>
                <w:rStyle w:val="Lienhypertexte"/>
              </w:rPr>
              <w:fldChar w:fldCharType="separate"/>
            </w:r>
            <w:r w:rsidR="00253A10" w:rsidRPr="00195F6B">
              <w:rPr>
                <w:rStyle w:val="Lienhypertexte"/>
              </w:rPr>
              <w:t>fthm@moov.mg</w:t>
            </w:r>
            <w:r w:rsidR="007E6FB2">
              <w:rPr>
                <w:rStyle w:val="Lienhypertexte"/>
              </w:rPr>
              <w:fldChar w:fldCharType="end"/>
            </w:r>
            <w:r w:rsidR="00253A10" w:rsidRPr="00195F6B">
              <w:t xml:space="preserve"> </w:t>
            </w:r>
          </w:p>
          <w:p w14:paraId="58933BA6" w14:textId="77777777" w:rsidR="00253A10" w:rsidRPr="00195F6B" w:rsidRDefault="00253A10" w:rsidP="00253A10">
            <w:pPr>
              <w:spacing w:line="276" w:lineRule="auto"/>
              <w:ind w:left="0" w:firstLine="0"/>
              <w:jc w:val="center"/>
            </w:pPr>
            <w:r w:rsidRPr="00195F6B">
              <w:t xml:space="preserve">Site web: </w:t>
            </w:r>
            <w:r w:rsidR="007E6FB2">
              <w:rPr>
                <w:rStyle w:val="Lienhypertexte"/>
              </w:rPr>
              <w:fldChar w:fldCharType="begin"/>
            </w:r>
            <w:r w:rsidR="007E6FB2">
              <w:rPr>
                <w:rStyle w:val="Lienhypertexte"/>
              </w:rPr>
              <w:instrText xml:space="preserve"> HYPERLINK "http://www.fthmconsulting.com" </w:instrText>
            </w:r>
            <w:ins w:id="12" w:author="Heritiana" w:date="2021-03-19T16:16:00Z">
              <w:r w:rsidR="006048F2">
                <w:rPr>
                  <w:rStyle w:val="Lienhypertexte"/>
                </w:rPr>
              </w:r>
            </w:ins>
            <w:r w:rsidR="007E6FB2">
              <w:rPr>
                <w:rStyle w:val="Lienhypertexte"/>
              </w:rPr>
              <w:fldChar w:fldCharType="separate"/>
            </w:r>
            <w:r w:rsidRPr="00195F6B">
              <w:rPr>
                <w:rStyle w:val="Lienhypertexte"/>
              </w:rPr>
              <w:t>www.fthmconsulting.com</w:t>
            </w:r>
            <w:r w:rsidR="007E6FB2">
              <w:rPr>
                <w:rStyle w:val="Lienhypertexte"/>
              </w:rPr>
              <w:fldChar w:fldCharType="end"/>
            </w:r>
            <w:r w:rsidRPr="00195F6B">
              <w:t xml:space="preserve"> </w:t>
            </w:r>
          </w:p>
        </w:tc>
      </w:tr>
    </w:tbl>
    <w:p w14:paraId="59090E62" w14:textId="77777777" w:rsidR="0088208B" w:rsidRPr="00195F6B" w:rsidRDefault="0088208B" w:rsidP="00172BB9">
      <w:pPr>
        <w:spacing w:line="720" w:lineRule="auto"/>
        <w:ind w:left="0" w:firstLine="0"/>
      </w:pPr>
    </w:p>
    <w:bookmarkStart w:id="13" w:name="_Toc67063077" w:displacedByCustomXml="next"/>
    <w:bookmarkStart w:id="14" w:name="_Toc66717030" w:displacedByCustomXml="next"/>
    <w:bookmarkStart w:id="15" w:name="_Toc66715850" w:displacedByCustomXml="next"/>
    <w:bookmarkStart w:id="16" w:name="_Toc66715586" w:displacedByCustomXml="next"/>
    <w:bookmarkStart w:id="17" w:name="_Toc65592314" w:displacedByCustomXml="next"/>
    <w:bookmarkStart w:id="18" w:name="_Toc66703230" w:displacedByCustomXml="next"/>
    <w:bookmarkStart w:id="19" w:name="_Toc67062792" w:displacedByCustomXml="next"/>
    <w:sdt>
      <w:sdtPr>
        <w:rPr>
          <w:rFonts w:ascii="Calibri" w:eastAsia="Calibri" w:hAnsi="Calibri" w:cs="Calibri"/>
          <w:color w:val="000000"/>
          <w:sz w:val="22"/>
          <w:szCs w:val="22"/>
        </w:rPr>
        <w:id w:val="-2072561839"/>
        <w:docPartObj>
          <w:docPartGallery w:val="Table of Contents"/>
          <w:docPartUnique/>
        </w:docPartObj>
      </w:sdtPr>
      <w:sdtEndPr>
        <w:rPr>
          <w:b/>
          <w:bCs/>
        </w:rPr>
      </w:sdtEndPr>
      <w:sdtContent>
        <w:p w14:paraId="4B79A031" w14:textId="77777777" w:rsidR="00E91708" w:rsidRDefault="00E91708" w:rsidP="00E91708">
          <w:pPr>
            <w:pStyle w:val="Titre1"/>
          </w:pPr>
          <w:r>
            <w:t>Table des matières</w:t>
          </w:r>
          <w:bookmarkEnd w:id="19"/>
          <w:bookmarkEnd w:id="18"/>
          <w:bookmarkEnd w:id="17"/>
          <w:bookmarkEnd w:id="16"/>
          <w:bookmarkEnd w:id="15"/>
          <w:bookmarkEnd w:id="14"/>
          <w:bookmarkEnd w:id="13"/>
        </w:p>
        <w:bookmarkStart w:id="20" w:name="_GoBack"/>
        <w:bookmarkEnd w:id="20"/>
        <w:p w14:paraId="0F8E2C12" w14:textId="33F65624" w:rsidR="006048F2" w:rsidRDefault="001E0C81">
          <w:pPr>
            <w:pStyle w:val="TM1"/>
            <w:tabs>
              <w:tab w:val="right" w:leader="dot" w:pos="9016"/>
            </w:tabs>
            <w:rPr>
              <w:ins w:id="21" w:author="Heritiana" w:date="2021-03-19T16:17:00Z"/>
              <w:rFonts w:asciiTheme="minorHAnsi" w:eastAsiaTheme="minorEastAsia" w:hAnsiTheme="minorHAnsi" w:cstheme="minorBidi"/>
              <w:noProof/>
              <w:color w:val="auto"/>
            </w:rPr>
          </w:pPr>
          <w:r>
            <w:fldChar w:fldCharType="begin"/>
          </w:r>
          <w:r>
            <w:instrText xml:space="preserve"> TOC \o "1-4" \h \z \u </w:instrText>
          </w:r>
          <w:r>
            <w:fldChar w:fldCharType="separate"/>
          </w:r>
          <w:ins w:id="22" w:author="Heritiana" w:date="2021-03-19T16:17:00Z">
            <w:r w:rsidR="006048F2" w:rsidRPr="00B87217">
              <w:rPr>
                <w:rStyle w:val="Lienhypertexte"/>
                <w:noProof/>
              </w:rPr>
              <w:fldChar w:fldCharType="begin"/>
            </w:r>
            <w:r w:rsidR="006048F2" w:rsidRPr="00B87217">
              <w:rPr>
                <w:rStyle w:val="Lienhypertexte"/>
                <w:noProof/>
              </w:rPr>
              <w:instrText xml:space="preserve"> </w:instrText>
            </w:r>
            <w:r w:rsidR="006048F2">
              <w:rPr>
                <w:noProof/>
              </w:rPr>
              <w:instrText>HYPERLINK \l "_Toc67063078"</w:instrText>
            </w:r>
            <w:r w:rsidR="006048F2" w:rsidRPr="00B87217">
              <w:rPr>
                <w:rStyle w:val="Lienhypertexte"/>
                <w:noProof/>
              </w:rPr>
              <w:instrText xml:space="preserve"> </w:instrText>
            </w:r>
            <w:r w:rsidR="006048F2" w:rsidRPr="00B87217">
              <w:rPr>
                <w:rStyle w:val="Lienhypertexte"/>
                <w:noProof/>
              </w:rPr>
            </w:r>
            <w:r w:rsidR="006048F2" w:rsidRPr="00B87217">
              <w:rPr>
                <w:rStyle w:val="Lienhypertexte"/>
                <w:noProof/>
              </w:rPr>
              <w:fldChar w:fldCharType="separate"/>
            </w:r>
            <w:r w:rsidR="006048F2" w:rsidRPr="00B87217">
              <w:rPr>
                <w:rStyle w:val="Lienhypertexte"/>
                <w:noProof/>
              </w:rPr>
              <w:t>Liste des figures</w:t>
            </w:r>
            <w:r w:rsidR="006048F2">
              <w:rPr>
                <w:noProof/>
                <w:webHidden/>
              </w:rPr>
              <w:tab/>
            </w:r>
            <w:r w:rsidR="006048F2">
              <w:rPr>
                <w:noProof/>
                <w:webHidden/>
              </w:rPr>
              <w:fldChar w:fldCharType="begin"/>
            </w:r>
            <w:r w:rsidR="006048F2">
              <w:rPr>
                <w:noProof/>
                <w:webHidden/>
              </w:rPr>
              <w:instrText xml:space="preserve"> PAGEREF _Toc67063078 \h </w:instrText>
            </w:r>
            <w:r w:rsidR="006048F2">
              <w:rPr>
                <w:noProof/>
                <w:webHidden/>
              </w:rPr>
            </w:r>
          </w:ins>
          <w:r w:rsidR="006048F2">
            <w:rPr>
              <w:noProof/>
              <w:webHidden/>
            </w:rPr>
            <w:fldChar w:fldCharType="separate"/>
          </w:r>
          <w:ins w:id="23" w:author="Heritiana" w:date="2021-03-19T16:17:00Z">
            <w:r w:rsidR="006048F2">
              <w:rPr>
                <w:noProof/>
                <w:webHidden/>
              </w:rPr>
              <w:t>4</w:t>
            </w:r>
            <w:r w:rsidR="006048F2">
              <w:rPr>
                <w:noProof/>
                <w:webHidden/>
              </w:rPr>
              <w:fldChar w:fldCharType="end"/>
            </w:r>
            <w:r w:rsidR="006048F2" w:rsidRPr="00B87217">
              <w:rPr>
                <w:rStyle w:val="Lienhypertexte"/>
                <w:noProof/>
              </w:rPr>
              <w:fldChar w:fldCharType="end"/>
            </w:r>
          </w:ins>
        </w:p>
        <w:p w14:paraId="5C3D7379" w14:textId="77777777" w:rsidR="006048F2" w:rsidRDefault="006048F2">
          <w:pPr>
            <w:pStyle w:val="TM2"/>
            <w:tabs>
              <w:tab w:val="left" w:pos="660"/>
              <w:tab w:val="right" w:leader="dot" w:pos="9016"/>
            </w:tabs>
            <w:rPr>
              <w:ins w:id="24" w:author="Heritiana" w:date="2021-03-19T16:17:00Z"/>
              <w:rFonts w:asciiTheme="minorHAnsi" w:eastAsiaTheme="minorEastAsia" w:hAnsiTheme="minorHAnsi" w:cstheme="minorBidi"/>
              <w:noProof/>
              <w:color w:val="auto"/>
            </w:rPr>
          </w:pPr>
          <w:ins w:id="25"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"_Toc67063079"</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A.</w:t>
            </w:r>
            <w:r>
              <w:rPr>
                <w:rFonts w:asciiTheme="minorHAnsi" w:eastAsiaTheme="minorEastAsia" w:hAnsiTheme="minorHAnsi" w:cstheme="minorBidi"/>
                <w:noProof/>
                <w:color w:val="auto"/>
              </w:rPr>
              <w:tab/>
            </w:r>
            <w:r w:rsidRPr="00B87217">
              <w:rPr>
                <w:rStyle w:val="Lienhypertexte"/>
                <w:noProof/>
              </w:rPr>
              <w:t>Introduction : A propos d’OpenKM</w:t>
            </w:r>
            <w:r>
              <w:rPr>
                <w:noProof/>
                <w:webHidden/>
              </w:rPr>
              <w:tab/>
            </w:r>
            <w:r>
              <w:rPr>
                <w:noProof/>
                <w:webHidden/>
              </w:rPr>
              <w:fldChar w:fldCharType="begin"/>
            </w:r>
            <w:r>
              <w:rPr>
                <w:noProof/>
                <w:webHidden/>
              </w:rPr>
              <w:instrText xml:space="preserve"> PAGEREF _Toc67063079 \h </w:instrText>
            </w:r>
            <w:r>
              <w:rPr>
                <w:noProof/>
                <w:webHidden/>
              </w:rPr>
            </w:r>
          </w:ins>
          <w:r>
            <w:rPr>
              <w:noProof/>
              <w:webHidden/>
            </w:rPr>
            <w:fldChar w:fldCharType="separate"/>
          </w:r>
          <w:ins w:id="26" w:author="Heritiana" w:date="2021-03-19T16:17:00Z">
            <w:r>
              <w:rPr>
                <w:noProof/>
                <w:webHidden/>
              </w:rPr>
              <w:t>6</w:t>
            </w:r>
            <w:r>
              <w:rPr>
                <w:noProof/>
                <w:webHidden/>
              </w:rPr>
              <w:fldChar w:fldCharType="end"/>
            </w:r>
            <w:r w:rsidRPr="00B87217">
              <w:rPr>
                <w:rStyle w:val="Lienhypertexte"/>
                <w:noProof/>
              </w:rPr>
              <w:fldChar w:fldCharType="end"/>
            </w:r>
          </w:ins>
        </w:p>
        <w:p w14:paraId="3C83C6FE" w14:textId="77777777" w:rsidR="006048F2" w:rsidRDefault="006048F2">
          <w:pPr>
            <w:pStyle w:val="TM2"/>
            <w:tabs>
              <w:tab w:val="left" w:pos="660"/>
              <w:tab w:val="right" w:leader="dot" w:pos="9016"/>
            </w:tabs>
            <w:rPr>
              <w:ins w:id="27" w:author="Heritiana" w:date="2021-03-19T16:17:00Z"/>
              <w:rFonts w:asciiTheme="minorHAnsi" w:eastAsiaTheme="minorEastAsia" w:hAnsiTheme="minorHAnsi" w:cstheme="minorBidi"/>
              <w:noProof/>
              <w:color w:val="auto"/>
            </w:rPr>
          </w:pPr>
          <w:ins w:id="28"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"_Toc67063080"</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B.</w:t>
            </w:r>
            <w:r>
              <w:rPr>
                <w:rFonts w:asciiTheme="minorHAnsi" w:eastAsiaTheme="minorEastAsia" w:hAnsiTheme="minorHAnsi" w:cstheme="minorBidi"/>
                <w:noProof/>
                <w:color w:val="auto"/>
              </w:rPr>
              <w:tab/>
            </w:r>
            <w:r w:rsidRPr="00B87217">
              <w:rPr>
                <w:rStyle w:val="Lienhypertexte"/>
                <w:noProof/>
              </w:rPr>
              <w:t>Cas pratique d’un Utilisateur au sein de l’ARSM</w:t>
            </w:r>
            <w:r>
              <w:rPr>
                <w:noProof/>
                <w:webHidden/>
              </w:rPr>
              <w:tab/>
            </w:r>
            <w:r>
              <w:rPr>
                <w:noProof/>
                <w:webHidden/>
              </w:rPr>
              <w:fldChar w:fldCharType="begin"/>
            </w:r>
            <w:r>
              <w:rPr>
                <w:noProof/>
                <w:webHidden/>
              </w:rPr>
              <w:instrText xml:space="preserve"> PAGEREF _Toc67063080 \h </w:instrText>
            </w:r>
            <w:r>
              <w:rPr>
                <w:noProof/>
                <w:webHidden/>
              </w:rPr>
            </w:r>
          </w:ins>
          <w:r>
            <w:rPr>
              <w:noProof/>
              <w:webHidden/>
            </w:rPr>
            <w:fldChar w:fldCharType="separate"/>
          </w:r>
          <w:ins w:id="29" w:author="Heritiana" w:date="2021-03-19T16:17:00Z">
            <w:r>
              <w:rPr>
                <w:noProof/>
                <w:webHidden/>
              </w:rPr>
              <w:t>7</w:t>
            </w:r>
            <w:r>
              <w:rPr>
                <w:noProof/>
                <w:webHidden/>
              </w:rPr>
              <w:fldChar w:fldCharType="end"/>
            </w:r>
            <w:r w:rsidRPr="00B87217">
              <w:rPr>
                <w:rStyle w:val="Lienhypertexte"/>
                <w:noProof/>
              </w:rPr>
              <w:fldChar w:fldCharType="end"/>
            </w:r>
          </w:ins>
        </w:p>
        <w:p w14:paraId="2675D68A" w14:textId="77777777" w:rsidR="006048F2" w:rsidRDefault="006048F2">
          <w:pPr>
            <w:pStyle w:val="TM3"/>
            <w:tabs>
              <w:tab w:val="left" w:pos="880"/>
              <w:tab w:val="right" w:leader="dot" w:pos="9016"/>
            </w:tabs>
            <w:rPr>
              <w:ins w:id="30" w:author="Heritiana" w:date="2021-03-19T16:17:00Z"/>
              <w:rFonts w:asciiTheme="minorHAnsi" w:eastAsiaTheme="minorEastAsia" w:hAnsiTheme="minorHAnsi" w:cstheme="minorBidi"/>
              <w:noProof/>
              <w:color w:val="auto"/>
            </w:rPr>
          </w:pPr>
          <w:ins w:id="31"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"_Toc67063081"</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w:t>
            </w:r>
            <w:r>
              <w:rPr>
                <w:rFonts w:asciiTheme="minorHAnsi" w:eastAsiaTheme="minorEastAsia" w:hAnsiTheme="minorHAnsi" w:cstheme="minorBidi"/>
                <w:noProof/>
                <w:color w:val="auto"/>
              </w:rPr>
              <w:tab/>
            </w:r>
            <w:r w:rsidRPr="00B87217">
              <w:rPr>
                <w:rStyle w:val="Lienhypertexte"/>
                <w:noProof/>
              </w:rPr>
              <w:t>Réception et validation de rapport</w:t>
            </w:r>
            <w:r>
              <w:rPr>
                <w:noProof/>
                <w:webHidden/>
              </w:rPr>
              <w:tab/>
            </w:r>
            <w:r>
              <w:rPr>
                <w:noProof/>
                <w:webHidden/>
              </w:rPr>
              <w:fldChar w:fldCharType="begin"/>
            </w:r>
            <w:r>
              <w:rPr>
                <w:noProof/>
                <w:webHidden/>
              </w:rPr>
              <w:instrText xml:space="preserve"> PAGEREF _Toc67063081 \h </w:instrText>
            </w:r>
            <w:r>
              <w:rPr>
                <w:noProof/>
                <w:webHidden/>
              </w:rPr>
            </w:r>
          </w:ins>
          <w:r>
            <w:rPr>
              <w:noProof/>
              <w:webHidden/>
            </w:rPr>
            <w:fldChar w:fldCharType="separate"/>
          </w:r>
          <w:ins w:id="32" w:author="Heritiana" w:date="2021-03-19T16:17:00Z">
            <w:r>
              <w:rPr>
                <w:noProof/>
                <w:webHidden/>
              </w:rPr>
              <w:t>7</w:t>
            </w:r>
            <w:r>
              <w:rPr>
                <w:noProof/>
                <w:webHidden/>
              </w:rPr>
              <w:fldChar w:fldCharType="end"/>
            </w:r>
            <w:r w:rsidRPr="00B87217">
              <w:rPr>
                <w:rStyle w:val="Lienhypertexte"/>
                <w:noProof/>
              </w:rPr>
              <w:fldChar w:fldCharType="end"/>
            </w:r>
          </w:ins>
        </w:p>
        <w:p w14:paraId="11B444ED" w14:textId="77777777" w:rsidR="006048F2" w:rsidRDefault="006048F2">
          <w:pPr>
            <w:pStyle w:val="TM4"/>
            <w:tabs>
              <w:tab w:val="left" w:pos="1100"/>
              <w:tab w:val="right" w:leader="dot" w:pos="9016"/>
            </w:tabs>
            <w:rPr>
              <w:ins w:id="33" w:author="Heritiana" w:date="2021-03-19T16:17:00Z"/>
              <w:rFonts w:asciiTheme="minorHAnsi" w:eastAsiaTheme="minorEastAsia" w:hAnsiTheme="minorHAnsi" w:cstheme="minorBidi"/>
              <w:noProof/>
              <w:color w:val="auto"/>
            </w:rPr>
          </w:pPr>
          <w:ins w:id="34"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"_Toc67063082"</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1.</w:t>
            </w:r>
            <w:r>
              <w:rPr>
                <w:rFonts w:asciiTheme="minorHAnsi" w:eastAsiaTheme="minorEastAsia" w:hAnsiTheme="minorHAnsi" w:cstheme="minorBidi"/>
                <w:noProof/>
                <w:color w:val="auto"/>
              </w:rPr>
              <w:tab/>
            </w:r>
            <w:r w:rsidRPr="00B87217">
              <w:rPr>
                <w:rStyle w:val="Lienhypertexte"/>
                <w:noProof/>
              </w:rPr>
              <w:t>Les statuts d’un rapport</w:t>
            </w:r>
            <w:r>
              <w:rPr>
                <w:noProof/>
                <w:webHidden/>
              </w:rPr>
              <w:tab/>
            </w:r>
            <w:r>
              <w:rPr>
                <w:noProof/>
                <w:webHidden/>
              </w:rPr>
              <w:fldChar w:fldCharType="begin"/>
            </w:r>
            <w:r>
              <w:rPr>
                <w:noProof/>
                <w:webHidden/>
              </w:rPr>
              <w:instrText xml:space="preserve"> PAGEREF _Toc67063082 \h </w:instrText>
            </w:r>
            <w:r>
              <w:rPr>
                <w:noProof/>
                <w:webHidden/>
              </w:rPr>
            </w:r>
          </w:ins>
          <w:r>
            <w:rPr>
              <w:noProof/>
              <w:webHidden/>
            </w:rPr>
            <w:fldChar w:fldCharType="separate"/>
          </w:r>
          <w:ins w:id="35" w:author="Heritiana" w:date="2021-03-19T16:17:00Z">
            <w:r>
              <w:rPr>
                <w:noProof/>
                <w:webHidden/>
              </w:rPr>
              <w:t>7</w:t>
            </w:r>
            <w:r>
              <w:rPr>
                <w:noProof/>
                <w:webHidden/>
              </w:rPr>
              <w:fldChar w:fldCharType="end"/>
            </w:r>
            <w:r w:rsidRPr="00B87217">
              <w:rPr>
                <w:rStyle w:val="Lienhypertexte"/>
                <w:noProof/>
              </w:rPr>
              <w:fldChar w:fldCharType="end"/>
            </w:r>
          </w:ins>
        </w:p>
        <w:p w14:paraId="4BC4F4F0" w14:textId="77777777" w:rsidR="006048F2" w:rsidRDefault="006048F2">
          <w:pPr>
            <w:pStyle w:val="TM4"/>
            <w:tabs>
              <w:tab w:val="left" w:pos="1100"/>
              <w:tab w:val="right" w:leader="dot" w:pos="9016"/>
            </w:tabs>
            <w:rPr>
              <w:ins w:id="36" w:author="Heritiana" w:date="2021-03-19T16:17:00Z"/>
              <w:rFonts w:asciiTheme="minorHAnsi" w:eastAsiaTheme="minorEastAsia" w:hAnsiTheme="minorHAnsi" w:cstheme="minorBidi"/>
              <w:noProof/>
              <w:color w:val="auto"/>
            </w:rPr>
          </w:pPr>
          <w:ins w:id="37"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"_Toc67063083"</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2.</w:t>
            </w:r>
            <w:r>
              <w:rPr>
                <w:rFonts w:asciiTheme="minorHAnsi" w:eastAsiaTheme="minorEastAsia" w:hAnsiTheme="minorHAnsi" w:cstheme="minorBidi"/>
                <w:noProof/>
                <w:color w:val="auto"/>
              </w:rPr>
              <w:tab/>
            </w:r>
            <w:r w:rsidRPr="00B87217">
              <w:rPr>
                <w:rStyle w:val="Lienhypertexte"/>
                <w:noProof/>
              </w:rPr>
              <w:t>En cas de refus d’un rapport</w:t>
            </w:r>
            <w:r>
              <w:rPr>
                <w:noProof/>
                <w:webHidden/>
              </w:rPr>
              <w:tab/>
            </w:r>
            <w:r>
              <w:rPr>
                <w:noProof/>
                <w:webHidden/>
              </w:rPr>
              <w:fldChar w:fldCharType="begin"/>
            </w:r>
            <w:r>
              <w:rPr>
                <w:noProof/>
                <w:webHidden/>
              </w:rPr>
              <w:instrText xml:space="preserve"> PAGEREF _Toc67063083 \h </w:instrText>
            </w:r>
            <w:r>
              <w:rPr>
                <w:noProof/>
                <w:webHidden/>
              </w:rPr>
            </w:r>
          </w:ins>
          <w:r>
            <w:rPr>
              <w:noProof/>
              <w:webHidden/>
            </w:rPr>
            <w:fldChar w:fldCharType="separate"/>
          </w:r>
          <w:ins w:id="38" w:author="Heritiana" w:date="2021-03-19T16:17:00Z">
            <w:r>
              <w:rPr>
                <w:noProof/>
                <w:webHidden/>
              </w:rPr>
              <w:t>8</w:t>
            </w:r>
            <w:r>
              <w:rPr>
                <w:noProof/>
                <w:webHidden/>
              </w:rPr>
              <w:fldChar w:fldCharType="end"/>
            </w:r>
            <w:r w:rsidRPr="00B87217">
              <w:rPr>
                <w:rStyle w:val="Lienhypertexte"/>
                <w:noProof/>
              </w:rPr>
              <w:fldChar w:fldCharType="end"/>
            </w:r>
          </w:ins>
        </w:p>
        <w:p w14:paraId="5DF587E8" w14:textId="77777777" w:rsidR="006048F2" w:rsidRDefault="006048F2">
          <w:pPr>
            <w:pStyle w:val="TM3"/>
            <w:tabs>
              <w:tab w:val="left" w:pos="880"/>
              <w:tab w:val="right" w:leader="dot" w:pos="9016"/>
            </w:tabs>
            <w:rPr>
              <w:ins w:id="39" w:author="Heritiana" w:date="2021-03-19T16:17:00Z"/>
              <w:rFonts w:asciiTheme="minorHAnsi" w:eastAsiaTheme="minorEastAsia" w:hAnsiTheme="minorHAnsi" w:cstheme="minorBidi"/>
              <w:noProof/>
              <w:color w:val="auto"/>
            </w:rPr>
          </w:pPr>
          <w:ins w:id="40"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"_Toc67063084"</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II.</w:t>
            </w:r>
            <w:r>
              <w:rPr>
                <w:rFonts w:asciiTheme="minorHAnsi" w:eastAsiaTheme="minorEastAsia" w:hAnsiTheme="minorHAnsi" w:cstheme="minorBidi"/>
                <w:noProof/>
                <w:color w:val="auto"/>
              </w:rPr>
              <w:tab/>
            </w:r>
            <w:r w:rsidRPr="00B87217">
              <w:rPr>
                <w:rStyle w:val="Lienhypertexte"/>
                <w:i/>
                <w:noProof/>
              </w:rPr>
              <w:t>Consultation</w:t>
            </w:r>
            <w:r w:rsidRPr="00B87217">
              <w:rPr>
                <w:rStyle w:val="Lienhypertexte"/>
                <w:noProof/>
              </w:rPr>
              <w:t xml:space="preserve"> de la liste des SFD qui ont des retards de rapports</w:t>
            </w:r>
            <w:r>
              <w:rPr>
                <w:noProof/>
                <w:webHidden/>
              </w:rPr>
              <w:tab/>
            </w:r>
            <w:r>
              <w:rPr>
                <w:noProof/>
                <w:webHidden/>
              </w:rPr>
              <w:fldChar w:fldCharType="begin"/>
            </w:r>
            <w:r>
              <w:rPr>
                <w:noProof/>
                <w:webHidden/>
              </w:rPr>
              <w:instrText xml:space="preserve"> PAGEREF _Toc67063084 \h </w:instrText>
            </w:r>
            <w:r>
              <w:rPr>
                <w:noProof/>
                <w:webHidden/>
              </w:rPr>
            </w:r>
          </w:ins>
          <w:r>
            <w:rPr>
              <w:noProof/>
              <w:webHidden/>
            </w:rPr>
            <w:fldChar w:fldCharType="separate"/>
          </w:r>
          <w:ins w:id="41" w:author="Heritiana" w:date="2021-03-19T16:17:00Z">
            <w:r>
              <w:rPr>
                <w:noProof/>
                <w:webHidden/>
              </w:rPr>
              <w:t>8</w:t>
            </w:r>
            <w:r>
              <w:rPr>
                <w:noProof/>
                <w:webHidden/>
              </w:rPr>
              <w:fldChar w:fldCharType="end"/>
            </w:r>
            <w:r w:rsidRPr="00B87217">
              <w:rPr>
                <w:rStyle w:val="Lienhypertexte"/>
                <w:noProof/>
              </w:rPr>
              <w:fldChar w:fldCharType="end"/>
            </w:r>
          </w:ins>
        </w:p>
        <w:p w14:paraId="2F6BBEA0" w14:textId="77777777" w:rsidR="006048F2" w:rsidRDefault="006048F2">
          <w:pPr>
            <w:pStyle w:val="TM3"/>
            <w:tabs>
              <w:tab w:val="left" w:pos="880"/>
              <w:tab w:val="right" w:leader="dot" w:pos="9016"/>
            </w:tabs>
            <w:rPr>
              <w:ins w:id="42" w:author="Heritiana" w:date="2021-03-19T16:17:00Z"/>
              <w:rFonts w:asciiTheme="minorHAnsi" w:eastAsiaTheme="minorEastAsia" w:hAnsiTheme="minorHAnsi" w:cstheme="minorBidi"/>
              <w:noProof/>
              <w:color w:val="auto"/>
            </w:rPr>
          </w:pPr>
          <w:ins w:id="43"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"_Toc67063085"</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III.</w:t>
            </w:r>
            <w:r>
              <w:rPr>
                <w:rFonts w:asciiTheme="minorHAnsi" w:eastAsiaTheme="minorEastAsia" w:hAnsiTheme="minorHAnsi" w:cstheme="minorBidi"/>
                <w:noProof/>
                <w:color w:val="auto"/>
              </w:rPr>
              <w:tab/>
            </w:r>
            <w:r w:rsidRPr="00B87217">
              <w:rPr>
                <w:rStyle w:val="Lienhypertexte"/>
                <w:noProof/>
              </w:rPr>
              <w:t>Les notifications</w:t>
            </w:r>
            <w:r>
              <w:rPr>
                <w:noProof/>
                <w:webHidden/>
              </w:rPr>
              <w:tab/>
            </w:r>
            <w:r>
              <w:rPr>
                <w:noProof/>
                <w:webHidden/>
              </w:rPr>
              <w:fldChar w:fldCharType="begin"/>
            </w:r>
            <w:r>
              <w:rPr>
                <w:noProof/>
                <w:webHidden/>
              </w:rPr>
              <w:instrText xml:space="preserve"> PAGEREF _Toc67063085 \h </w:instrText>
            </w:r>
            <w:r>
              <w:rPr>
                <w:noProof/>
                <w:webHidden/>
              </w:rPr>
            </w:r>
          </w:ins>
          <w:r>
            <w:rPr>
              <w:noProof/>
              <w:webHidden/>
            </w:rPr>
            <w:fldChar w:fldCharType="separate"/>
          </w:r>
          <w:ins w:id="44" w:author="Heritiana" w:date="2021-03-19T16:17:00Z">
            <w:r>
              <w:rPr>
                <w:noProof/>
                <w:webHidden/>
              </w:rPr>
              <w:t>9</w:t>
            </w:r>
            <w:r>
              <w:rPr>
                <w:noProof/>
                <w:webHidden/>
              </w:rPr>
              <w:fldChar w:fldCharType="end"/>
            </w:r>
            <w:r w:rsidRPr="00B87217">
              <w:rPr>
                <w:rStyle w:val="Lienhypertexte"/>
                <w:noProof/>
              </w:rPr>
              <w:fldChar w:fldCharType="end"/>
            </w:r>
          </w:ins>
        </w:p>
        <w:p w14:paraId="537CD6D1" w14:textId="77777777" w:rsidR="006048F2" w:rsidRDefault="006048F2">
          <w:pPr>
            <w:pStyle w:val="TM4"/>
            <w:tabs>
              <w:tab w:val="left" w:pos="1100"/>
              <w:tab w:val="right" w:leader="dot" w:pos="9016"/>
            </w:tabs>
            <w:rPr>
              <w:ins w:id="45" w:author="Heritiana" w:date="2021-03-19T16:17:00Z"/>
              <w:rFonts w:asciiTheme="minorHAnsi" w:eastAsiaTheme="minorEastAsia" w:hAnsiTheme="minorHAnsi" w:cstheme="minorBidi"/>
              <w:noProof/>
              <w:color w:val="auto"/>
            </w:rPr>
          </w:pPr>
          <w:ins w:id="46"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"_Toc67063086"</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1.</w:t>
            </w:r>
            <w:r>
              <w:rPr>
                <w:rFonts w:asciiTheme="minorHAnsi" w:eastAsiaTheme="minorEastAsia" w:hAnsiTheme="minorHAnsi" w:cstheme="minorBidi"/>
                <w:noProof/>
                <w:color w:val="auto"/>
              </w:rPr>
              <w:tab/>
            </w:r>
            <w:r w:rsidRPr="00B87217">
              <w:rPr>
                <w:rStyle w:val="Lienhypertexte"/>
                <w:noProof/>
              </w:rPr>
              <w:t>Par courriel</w:t>
            </w:r>
            <w:r>
              <w:rPr>
                <w:noProof/>
                <w:webHidden/>
              </w:rPr>
              <w:tab/>
            </w:r>
            <w:r>
              <w:rPr>
                <w:noProof/>
                <w:webHidden/>
              </w:rPr>
              <w:fldChar w:fldCharType="begin"/>
            </w:r>
            <w:r>
              <w:rPr>
                <w:noProof/>
                <w:webHidden/>
              </w:rPr>
              <w:instrText xml:space="preserve"> PAGEREF _Toc67063086 \h </w:instrText>
            </w:r>
            <w:r>
              <w:rPr>
                <w:noProof/>
                <w:webHidden/>
              </w:rPr>
            </w:r>
          </w:ins>
          <w:r>
            <w:rPr>
              <w:noProof/>
              <w:webHidden/>
            </w:rPr>
            <w:fldChar w:fldCharType="separate"/>
          </w:r>
          <w:ins w:id="47" w:author="Heritiana" w:date="2021-03-19T16:17:00Z">
            <w:r>
              <w:rPr>
                <w:noProof/>
                <w:webHidden/>
              </w:rPr>
              <w:t>9</w:t>
            </w:r>
            <w:r>
              <w:rPr>
                <w:noProof/>
                <w:webHidden/>
              </w:rPr>
              <w:fldChar w:fldCharType="end"/>
            </w:r>
            <w:r w:rsidRPr="00B87217">
              <w:rPr>
                <w:rStyle w:val="Lienhypertexte"/>
                <w:noProof/>
              </w:rPr>
              <w:fldChar w:fldCharType="end"/>
            </w:r>
          </w:ins>
        </w:p>
        <w:p w14:paraId="7749EFD5" w14:textId="77777777" w:rsidR="006048F2" w:rsidRDefault="006048F2">
          <w:pPr>
            <w:pStyle w:val="TM4"/>
            <w:tabs>
              <w:tab w:val="left" w:pos="1100"/>
              <w:tab w:val="right" w:leader="dot" w:pos="9016"/>
            </w:tabs>
            <w:rPr>
              <w:ins w:id="48" w:author="Heritiana" w:date="2021-03-19T16:17:00Z"/>
              <w:rFonts w:asciiTheme="minorHAnsi" w:eastAsiaTheme="minorEastAsia" w:hAnsiTheme="minorHAnsi" w:cstheme="minorBidi"/>
              <w:noProof/>
              <w:color w:val="auto"/>
            </w:rPr>
          </w:pPr>
          <w:ins w:id="49"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"_Toc67063087"</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2.</w:t>
            </w:r>
            <w:r>
              <w:rPr>
                <w:rFonts w:asciiTheme="minorHAnsi" w:eastAsiaTheme="minorEastAsia" w:hAnsiTheme="minorHAnsi" w:cstheme="minorBidi"/>
                <w:noProof/>
                <w:color w:val="auto"/>
              </w:rPr>
              <w:tab/>
            </w:r>
            <w:r w:rsidRPr="00B87217">
              <w:rPr>
                <w:rStyle w:val="Lienhypertexte"/>
                <w:noProof/>
              </w:rPr>
              <w:t>Sur la barre d’état de la plateforme</w:t>
            </w:r>
            <w:r>
              <w:rPr>
                <w:noProof/>
                <w:webHidden/>
              </w:rPr>
              <w:tab/>
            </w:r>
            <w:r>
              <w:rPr>
                <w:noProof/>
                <w:webHidden/>
              </w:rPr>
              <w:fldChar w:fldCharType="begin"/>
            </w:r>
            <w:r>
              <w:rPr>
                <w:noProof/>
                <w:webHidden/>
              </w:rPr>
              <w:instrText xml:space="preserve"> PAGEREF _Toc67063087 \h </w:instrText>
            </w:r>
            <w:r>
              <w:rPr>
                <w:noProof/>
                <w:webHidden/>
              </w:rPr>
            </w:r>
          </w:ins>
          <w:r>
            <w:rPr>
              <w:noProof/>
              <w:webHidden/>
            </w:rPr>
            <w:fldChar w:fldCharType="separate"/>
          </w:r>
          <w:ins w:id="50" w:author="Heritiana" w:date="2021-03-19T16:17:00Z">
            <w:r>
              <w:rPr>
                <w:noProof/>
                <w:webHidden/>
              </w:rPr>
              <w:t>10</w:t>
            </w:r>
            <w:r>
              <w:rPr>
                <w:noProof/>
                <w:webHidden/>
              </w:rPr>
              <w:fldChar w:fldCharType="end"/>
            </w:r>
            <w:r w:rsidRPr="00B87217">
              <w:rPr>
                <w:rStyle w:val="Lienhypertexte"/>
                <w:noProof/>
              </w:rPr>
              <w:fldChar w:fldCharType="end"/>
            </w:r>
          </w:ins>
        </w:p>
        <w:p w14:paraId="6A82AB66" w14:textId="77777777" w:rsidR="006048F2" w:rsidRDefault="006048F2">
          <w:pPr>
            <w:pStyle w:val="TM4"/>
            <w:tabs>
              <w:tab w:val="left" w:pos="1100"/>
              <w:tab w:val="right" w:leader="dot" w:pos="9016"/>
            </w:tabs>
            <w:rPr>
              <w:ins w:id="51" w:author="Heritiana" w:date="2021-03-19T16:17:00Z"/>
              <w:rFonts w:asciiTheme="minorHAnsi" w:eastAsiaTheme="minorEastAsia" w:hAnsiTheme="minorHAnsi" w:cstheme="minorBidi"/>
              <w:noProof/>
              <w:color w:val="auto"/>
            </w:rPr>
          </w:pPr>
          <w:ins w:id="52"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"_Toc67063088"</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3.</w:t>
            </w:r>
            <w:r>
              <w:rPr>
                <w:rFonts w:asciiTheme="minorHAnsi" w:eastAsiaTheme="minorEastAsia" w:hAnsiTheme="minorHAnsi" w:cstheme="minorBidi"/>
                <w:noProof/>
                <w:color w:val="auto"/>
              </w:rPr>
              <w:tab/>
            </w:r>
            <w:r w:rsidRPr="00B87217">
              <w:rPr>
                <w:rStyle w:val="Lienhypertexte"/>
                <w:noProof/>
              </w:rPr>
              <w:t>Dans le tableau de bord</w:t>
            </w:r>
            <w:r>
              <w:rPr>
                <w:noProof/>
                <w:webHidden/>
              </w:rPr>
              <w:tab/>
            </w:r>
            <w:r>
              <w:rPr>
                <w:noProof/>
                <w:webHidden/>
              </w:rPr>
              <w:fldChar w:fldCharType="begin"/>
            </w:r>
            <w:r>
              <w:rPr>
                <w:noProof/>
                <w:webHidden/>
              </w:rPr>
              <w:instrText xml:space="preserve"> PAGEREF _Toc67063088 \h </w:instrText>
            </w:r>
            <w:r>
              <w:rPr>
                <w:noProof/>
                <w:webHidden/>
              </w:rPr>
            </w:r>
          </w:ins>
          <w:r>
            <w:rPr>
              <w:noProof/>
              <w:webHidden/>
            </w:rPr>
            <w:fldChar w:fldCharType="separate"/>
          </w:r>
          <w:ins w:id="53" w:author="Heritiana" w:date="2021-03-19T16:17:00Z">
            <w:r>
              <w:rPr>
                <w:noProof/>
                <w:webHidden/>
              </w:rPr>
              <w:t>10</w:t>
            </w:r>
            <w:r>
              <w:rPr>
                <w:noProof/>
                <w:webHidden/>
              </w:rPr>
              <w:fldChar w:fldCharType="end"/>
            </w:r>
            <w:r w:rsidRPr="00B87217">
              <w:rPr>
                <w:rStyle w:val="Lienhypertexte"/>
                <w:noProof/>
              </w:rPr>
              <w:fldChar w:fldCharType="end"/>
            </w:r>
          </w:ins>
        </w:p>
        <w:p w14:paraId="31F64CFC" w14:textId="77777777" w:rsidR="006048F2" w:rsidRDefault="006048F2">
          <w:pPr>
            <w:pStyle w:val="TM3"/>
            <w:tabs>
              <w:tab w:val="left" w:pos="1100"/>
              <w:tab w:val="right" w:leader="dot" w:pos="9016"/>
            </w:tabs>
            <w:rPr>
              <w:ins w:id="54" w:author="Heritiana" w:date="2021-03-19T16:17:00Z"/>
              <w:rFonts w:asciiTheme="minorHAnsi" w:eastAsiaTheme="minorEastAsia" w:hAnsiTheme="minorHAnsi" w:cstheme="minorBidi"/>
              <w:noProof/>
              <w:color w:val="auto"/>
            </w:rPr>
          </w:pPr>
          <w:ins w:id="55"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"_Toc67063089"</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IV.</w:t>
            </w:r>
            <w:r>
              <w:rPr>
                <w:rFonts w:asciiTheme="minorHAnsi" w:eastAsiaTheme="minorEastAsia" w:hAnsiTheme="minorHAnsi" w:cstheme="minorBidi"/>
                <w:noProof/>
                <w:color w:val="auto"/>
              </w:rPr>
              <w:tab/>
            </w:r>
            <w:r w:rsidRPr="00B87217">
              <w:rPr>
                <w:rStyle w:val="Lienhypertexte"/>
                <w:noProof/>
                <w:highlight w:val="yellow"/>
              </w:rPr>
              <w:t>Ajout de document dans la plateforme</w:t>
            </w:r>
            <w:r>
              <w:rPr>
                <w:noProof/>
                <w:webHidden/>
              </w:rPr>
              <w:tab/>
            </w:r>
            <w:r>
              <w:rPr>
                <w:noProof/>
                <w:webHidden/>
              </w:rPr>
              <w:fldChar w:fldCharType="begin"/>
            </w:r>
            <w:r>
              <w:rPr>
                <w:noProof/>
                <w:webHidden/>
              </w:rPr>
              <w:instrText xml:space="preserve"> PAGEREF _Toc67063089 \h </w:instrText>
            </w:r>
            <w:r>
              <w:rPr>
                <w:noProof/>
                <w:webHidden/>
              </w:rPr>
            </w:r>
          </w:ins>
          <w:r>
            <w:rPr>
              <w:noProof/>
              <w:webHidden/>
            </w:rPr>
            <w:fldChar w:fldCharType="separate"/>
          </w:r>
          <w:ins w:id="56" w:author="Heritiana" w:date="2021-03-19T16:17:00Z">
            <w:r>
              <w:rPr>
                <w:noProof/>
                <w:webHidden/>
              </w:rPr>
              <w:t>11</w:t>
            </w:r>
            <w:r>
              <w:rPr>
                <w:noProof/>
                <w:webHidden/>
              </w:rPr>
              <w:fldChar w:fldCharType="end"/>
            </w:r>
            <w:r w:rsidRPr="00B87217">
              <w:rPr>
                <w:rStyle w:val="Lienhypertexte"/>
                <w:noProof/>
              </w:rPr>
              <w:fldChar w:fldCharType="end"/>
            </w:r>
          </w:ins>
        </w:p>
        <w:p w14:paraId="50F42CB9" w14:textId="77777777" w:rsidR="006048F2" w:rsidRDefault="006048F2">
          <w:pPr>
            <w:pStyle w:val="TM3"/>
            <w:tabs>
              <w:tab w:val="left" w:pos="880"/>
              <w:tab w:val="right" w:leader="dot" w:pos="9016"/>
            </w:tabs>
            <w:rPr>
              <w:ins w:id="57" w:author="Heritiana" w:date="2021-03-19T16:17:00Z"/>
              <w:rFonts w:asciiTheme="minorHAnsi" w:eastAsiaTheme="minorEastAsia" w:hAnsiTheme="minorHAnsi" w:cstheme="minorBidi"/>
              <w:noProof/>
              <w:color w:val="auto"/>
            </w:rPr>
          </w:pPr>
          <w:ins w:id="58"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"_Toc67063090"</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V.</w:t>
            </w:r>
            <w:r>
              <w:rPr>
                <w:rFonts w:asciiTheme="minorHAnsi" w:eastAsiaTheme="minorEastAsia" w:hAnsiTheme="minorHAnsi" w:cstheme="minorBidi"/>
                <w:noProof/>
                <w:color w:val="auto"/>
              </w:rPr>
              <w:tab/>
            </w:r>
            <w:r w:rsidRPr="00B87217">
              <w:rPr>
                <w:rStyle w:val="Lienhypertexte"/>
                <w:noProof/>
                <w:highlight w:val="yellow"/>
              </w:rPr>
              <w:t>Echanges entre les membres de l’ARSM</w:t>
            </w:r>
            <w:r>
              <w:rPr>
                <w:noProof/>
                <w:webHidden/>
              </w:rPr>
              <w:tab/>
            </w:r>
            <w:r>
              <w:rPr>
                <w:noProof/>
                <w:webHidden/>
              </w:rPr>
              <w:fldChar w:fldCharType="begin"/>
            </w:r>
            <w:r>
              <w:rPr>
                <w:noProof/>
                <w:webHidden/>
              </w:rPr>
              <w:instrText xml:space="preserve"> PAGEREF _Toc67063090 \h </w:instrText>
            </w:r>
            <w:r>
              <w:rPr>
                <w:noProof/>
                <w:webHidden/>
              </w:rPr>
            </w:r>
          </w:ins>
          <w:r>
            <w:rPr>
              <w:noProof/>
              <w:webHidden/>
            </w:rPr>
            <w:fldChar w:fldCharType="separate"/>
          </w:r>
          <w:ins w:id="59" w:author="Heritiana" w:date="2021-03-19T16:17:00Z">
            <w:r>
              <w:rPr>
                <w:noProof/>
                <w:webHidden/>
              </w:rPr>
              <w:t>14</w:t>
            </w:r>
            <w:r>
              <w:rPr>
                <w:noProof/>
                <w:webHidden/>
              </w:rPr>
              <w:fldChar w:fldCharType="end"/>
            </w:r>
            <w:r w:rsidRPr="00B87217">
              <w:rPr>
                <w:rStyle w:val="Lienhypertexte"/>
                <w:noProof/>
              </w:rPr>
              <w:fldChar w:fldCharType="end"/>
            </w:r>
          </w:ins>
        </w:p>
        <w:p w14:paraId="4264927E" w14:textId="77777777" w:rsidR="006048F2" w:rsidRDefault="006048F2">
          <w:pPr>
            <w:pStyle w:val="TM3"/>
            <w:tabs>
              <w:tab w:val="left" w:pos="1100"/>
              <w:tab w:val="right" w:leader="dot" w:pos="9016"/>
            </w:tabs>
            <w:rPr>
              <w:ins w:id="60" w:author="Heritiana" w:date="2021-03-19T16:17:00Z"/>
              <w:rFonts w:asciiTheme="minorHAnsi" w:eastAsiaTheme="minorEastAsia" w:hAnsiTheme="minorHAnsi" w:cstheme="minorBidi"/>
              <w:noProof/>
              <w:color w:val="auto"/>
            </w:rPr>
          </w:pPr>
          <w:ins w:id="61"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"_Toc67063091"</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VI.</w:t>
            </w:r>
            <w:r>
              <w:rPr>
                <w:rFonts w:asciiTheme="minorHAnsi" w:eastAsiaTheme="minorEastAsia" w:hAnsiTheme="minorHAnsi" w:cstheme="minorBidi"/>
                <w:noProof/>
                <w:color w:val="auto"/>
              </w:rPr>
              <w:tab/>
            </w:r>
            <w:r w:rsidRPr="00B87217">
              <w:rPr>
                <w:rStyle w:val="Lienhypertexte"/>
                <w:noProof/>
                <w:highlight w:val="yellow"/>
              </w:rPr>
              <w:t>Echanges de document entre l’ARSM et les SFD</w:t>
            </w:r>
            <w:r>
              <w:rPr>
                <w:noProof/>
                <w:webHidden/>
              </w:rPr>
              <w:tab/>
            </w:r>
            <w:r>
              <w:rPr>
                <w:noProof/>
                <w:webHidden/>
              </w:rPr>
              <w:fldChar w:fldCharType="begin"/>
            </w:r>
            <w:r>
              <w:rPr>
                <w:noProof/>
                <w:webHidden/>
              </w:rPr>
              <w:instrText xml:space="preserve"> PAGEREF _Toc67063091 \h </w:instrText>
            </w:r>
            <w:r>
              <w:rPr>
                <w:noProof/>
                <w:webHidden/>
              </w:rPr>
            </w:r>
          </w:ins>
          <w:r>
            <w:rPr>
              <w:noProof/>
              <w:webHidden/>
            </w:rPr>
            <w:fldChar w:fldCharType="separate"/>
          </w:r>
          <w:ins w:id="62" w:author="Heritiana" w:date="2021-03-19T16:17:00Z">
            <w:r>
              <w:rPr>
                <w:noProof/>
                <w:webHidden/>
              </w:rPr>
              <w:t>16</w:t>
            </w:r>
            <w:r>
              <w:rPr>
                <w:noProof/>
                <w:webHidden/>
              </w:rPr>
              <w:fldChar w:fldCharType="end"/>
            </w:r>
            <w:r w:rsidRPr="00B87217">
              <w:rPr>
                <w:rStyle w:val="Lienhypertexte"/>
                <w:noProof/>
              </w:rPr>
              <w:fldChar w:fldCharType="end"/>
            </w:r>
          </w:ins>
        </w:p>
        <w:p w14:paraId="2754CB16" w14:textId="77777777" w:rsidR="006048F2" w:rsidRDefault="006048F2">
          <w:pPr>
            <w:pStyle w:val="TM4"/>
            <w:tabs>
              <w:tab w:val="left" w:pos="1100"/>
              <w:tab w:val="right" w:leader="dot" w:pos="9016"/>
            </w:tabs>
            <w:rPr>
              <w:ins w:id="63" w:author="Heritiana" w:date="2021-03-19T16:17:00Z"/>
              <w:rFonts w:asciiTheme="minorHAnsi" w:eastAsiaTheme="minorEastAsia" w:hAnsiTheme="minorHAnsi" w:cstheme="minorBidi"/>
              <w:noProof/>
              <w:color w:val="auto"/>
            </w:rPr>
          </w:pPr>
          <w:ins w:id="64"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"_Toc67063092"</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1.</w:t>
            </w:r>
            <w:r>
              <w:rPr>
                <w:rFonts w:asciiTheme="minorHAnsi" w:eastAsiaTheme="minorEastAsia" w:hAnsiTheme="minorHAnsi" w:cstheme="minorBidi"/>
                <w:noProof/>
                <w:color w:val="auto"/>
              </w:rPr>
              <w:tab/>
            </w:r>
            <w:r w:rsidRPr="00B87217">
              <w:rPr>
                <w:rStyle w:val="Lienhypertexte"/>
                <w:noProof/>
                <w:highlight w:val="yellow"/>
              </w:rPr>
              <w:t>Echange avec un SFD spécifique</w:t>
            </w:r>
            <w:r>
              <w:rPr>
                <w:noProof/>
                <w:webHidden/>
              </w:rPr>
              <w:tab/>
            </w:r>
            <w:r>
              <w:rPr>
                <w:noProof/>
                <w:webHidden/>
              </w:rPr>
              <w:fldChar w:fldCharType="begin"/>
            </w:r>
            <w:r>
              <w:rPr>
                <w:noProof/>
                <w:webHidden/>
              </w:rPr>
              <w:instrText xml:space="preserve"> PAGEREF _Toc67063092 \h </w:instrText>
            </w:r>
            <w:r>
              <w:rPr>
                <w:noProof/>
                <w:webHidden/>
              </w:rPr>
            </w:r>
          </w:ins>
          <w:r>
            <w:rPr>
              <w:noProof/>
              <w:webHidden/>
            </w:rPr>
            <w:fldChar w:fldCharType="separate"/>
          </w:r>
          <w:ins w:id="65" w:author="Heritiana" w:date="2021-03-19T16:17:00Z">
            <w:r>
              <w:rPr>
                <w:noProof/>
                <w:webHidden/>
              </w:rPr>
              <w:t>16</w:t>
            </w:r>
            <w:r>
              <w:rPr>
                <w:noProof/>
                <w:webHidden/>
              </w:rPr>
              <w:fldChar w:fldCharType="end"/>
            </w:r>
            <w:r w:rsidRPr="00B87217">
              <w:rPr>
                <w:rStyle w:val="Lienhypertexte"/>
                <w:noProof/>
              </w:rPr>
              <w:fldChar w:fldCharType="end"/>
            </w:r>
          </w:ins>
        </w:p>
        <w:p w14:paraId="7AFFC043" w14:textId="77777777" w:rsidR="006048F2" w:rsidRDefault="006048F2">
          <w:pPr>
            <w:pStyle w:val="TM4"/>
            <w:tabs>
              <w:tab w:val="left" w:pos="1100"/>
              <w:tab w:val="right" w:leader="dot" w:pos="9016"/>
            </w:tabs>
            <w:rPr>
              <w:ins w:id="66" w:author="Heritiana" w:date="2021-03-19T16:17:00Z"/>
              <w:rFonts w:asciiTheme="minorHAnsi" w:eastAsiaTheme="minorEastAsia" w:hAnsiTheme="minorHAnsi" w:cstheme="minorBidi"/>
              <w:noProof/>
              <w:color w:val="auto"/>
            </w:rPr>
          </w:pPr>
          <w:ins w:id="67"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"_Toc67063093"</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2.</w:t>
            </w:r>
            <w:r>
              <w:rPr>
                <w:rFonts w:asciiTheme="minorHAnsi" w:eastAsiaTheme="minorEastAsia" w:hAnsiTheme="minorHAnsi" w:cstheme="minorBidi"/>
                <w:noProof/>
                <w:color w:val="auto"/>
              </w:rPr>
              <w:tab/>
            </w:r>
            <w:r w:rsidRPr="00B87217">
              <w:rPr>
                <w:rStyle w:val="Lienhypertexte"/>
                <w:noProof/>
                <w:highlight w:val="yellow"/>
              </w:rPr>
              <w:t>Echange avec tous les SFD</w:t>
            </w:r>
            <w:r>
              <w:rPr>
                <w:noProof/>
                <w:webHidden/>
              </w:rPr>
              <w:tab/>
            </w:r>
            <w:r>
              <w:rPr>
                <w:noProof/>
                <w:webHidden/>
              </w:rPr>
              <w:fldChar w:fldCharType="begin"/>
            </w:r>
            <w:r>
              <w:rPr>
                <w:noProof/>
                <w:webHidden/>
              </w:rPr>
              <w:instrText xml:space="preserve"> PAGEREF _Toc67063093 \h </w:instrText>
            </w:r>
            <w:r>
              <w:rPr>
                <w:noProof/>
                <w:webHidden/>
              </w:rPr>
            </w:r>
          </w:ins>
          <w:r>
            <w:rPr>
              <w:noProof/>
              <w:webHidden/>
            </w:rPr>
            <w:fldChar w:fldCharType="separate"/>
          </w:r>
          <w:ins w:id="68" w:author="Heritiana" w:date="2021-03-19T16:17:00Z">
            <w:r>
              <w:rPr>
                <w:noProof/>
                <w:webHidden/>
              </w:rPr>
              <w:t>17</w:t>
            </w:r>
            <w:r>
              <w:rPr>
                <w:noProof/>
                <w:webHidden/>
              </w:rPr>
              <w:fldChar w:fldCharType="end"/>
            </w:r>
            <w:r w:rsidRPr="00B87217">
              <w:rPr>
                <w:rStyle w:val="Lienhypertexte"/>
                <w:noProof/>
              </w:rPr>
              <w:fldChar w:fldCharType="end"/>
            </w:r>
          </w:ins>
        </w:p>
        <w:p w14:paraId="407FD029" w14:textId="77777777" w:rsidR="006048F2" w:rsidRDefault="006048F2">
          <w:pPr>
            <w:pStyle w:val="TM3"/>
            <w:tabs>
              <w:tab w:val="left" w:pos="1100"/>
              <w:tab w:val="right" w:leader="dot" w:pos="9016"/>
            </w:tabs>
            <w:rPr>
              <w:ins w:id="69" w:author="Heritiana" w:date="2021-03-19T16:17:00Z"/>
              <w:rFonts w:asciiTheme="minorHAnsi" w:eastAsiaTheme="minorEastAsia" w:hAnsiTheme="minorHAnsi" w:cstheme="minorBidi"/>
              <w:noProof/>
              <w:color w:val="auto"/>
            </w:rPr>
          </w:pPr>
          <w:ins w:id="70"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"_Toc67063094"</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VII.</w:t>
            </w:r>
            <w:r>
              <w:rPr>
                <w:rFonts w:asciiTheme="minorHAnsi" w:eastAsiaTheme="minorEastAsia" w:hAnsiTheme="minorHAnsi" w:cstheme="minorBidi"/>
                <w:noProof/>
                <w:color w:val="auto"/>
              </w:rPr>
              <w:tab/>
            </w:r>
            <w:r w:rsidRPr="00B87217">
              <w:rPr>
                <w:rStyle w:val="Lienhypertexte"/>
                <w:noProof/>
                <w:highlight w:val="yellow"/>
              </w:rPr>
              <w:t>Téléchargement d’un fichier sur la plateforme</w:t>
            </w:r>
            <w:r>
              <w:rPr>
                <w:noProof/>
                <w:webHidden/>
              </w:rPr>
              <w:tab/>
            </w:r>
            <w:r>
              <w:rPr>
                <w:noProof/>
                <w:webHidden/>
              </w:rPr>
              <w:fldChar w:fldCharType="begin"/>
            </w:r>
            <w:r>
              <w:rPr>
                <w:noProof/>
                <w:webHidden/>
              </w:rPr>
              <w:instrText xml:space="preserve"> PAGEREF _Toc67063094 \h </w:instrText>
            </w:r>
            <w:r>
              <w:rPr>
                <w:noProof/>
                <w:webHidden/>
              </w:rPr>
            </w:r>
          </w:ins>
          <w:r>
            <w:rPr>
              <w:noProof/>
              <w:webHidden/>
            </w:rPr>
            <w:fldChar w:fldCharType="separate"/>
          </w:r>
          <w:ins w:id="71" w:author="Heritiana" w:date="2021-03-19T16:17:00Z">
            <w:r>
              <w:rPr>
                <w:noProof/>
                <w:webHidden/>
              </w:rPr>
              <w:t>19</w:t>
            </w:r>
            <w:r>
              <w:rPr>
                <w:noProof/>
                <w:webHidden/>
              </w:rPr>
              <w:fldChar w:fldCharType="end"/>
            </w:r>
            <w:r w:rsidRPr="00B87217">
              <w:rPr>
                <w:rStyle w:val="Lienhypertexte"/>
                <w:noProof/>
              </w:rPr>
              <w:fldChar w:fldCharType="end"/>
            </w:r>
          </w:ins>
        </w:p>
        <w:p w14:paraId="02619E9F" w14:textId="77777777" w:rsidR="006048F2" w:rsidRDefault="006048F2">
          <w:pPr>
            <w:pStyle w:val="TM4"/>
            <w:tabs>
              <w:tab w:val="left" w:pos="1100"/>
              <w:tab w:val="right" w:leader="dot" w:pos="9016"/>
            </w:tabs>
            <w:rPr>
              <w:ins w:id="72" w:author="Heritiana" w:date="2021-03-19T16:17:00Z"/>
              <w:rFonts w:asciiTheme="minorHAnsi" w:eastAsiaTheme="minorEastAsia" w:hAnsiTheme="minorHAnsi" w:cstheme="minorBidi"/>
              <w:noProof/>
              <w:color w:val="auto"/>
            </w:rPr>
          </w:pPr>
          <w:ins w:id="73"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"_Toc67063095"</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1.</w:t>
            </w:r>
            <w:r>
              <w:rPr>
                <w:rFonts w:asciiTheme="minorHAnsi" w:eastAsiaTheme="minorEastAsia" w:hAnsiTheme="minorHAnsi" w:cstheme="minorBidi"/>
                <w:noProof/>
                <w:color w:val="auto"/>
              </w:rPr>
              <w:tab/>
            </w:r>
            <w:r w:rsidRPr="00B87217">
              <w:rPr>
                <w:rStyle w:val="Lienhypertexte"/>
                <w:noProof/>
                <w:highlight w:val="yellow"/>
              </w:rPr>
              <w:t>Clic droit puis « Télécharger »</w:t>
            </w:r>
            <w:r>
              <w:rPr>
                <w:noProof/>
                <w:webHidden/>
              </w:rPr>
              <w:tab/>
            </w:r>
            <w:r>
              <w:rPr>
                <w:noProof/>
                <w:webHidden/>
              </w:rPr>
              <w:fldChar w:fldCharType="begin"/>
            </w:r>
            <w:r>
              <w:rPr>
                <w:noProof/>
                <w:webHidden/>
              </w:rPr>
              <w:instrText xml:space="preserve"> PAGEREF _Toc67063095 \h </w:instrText>
            </w:r>
            <w:r>
              <w:rPr>
                <w:noProof/>
                <w:webHidden/>
              </w:rPr>
            </w:r>
          </w:ins>
          <w:r>
            <w:rPr>
              <w:noProof/>
              <w:webHidden/>
            </w:rPr>
            <w:fldChar w:fldCharType="separate"/>
          </w:r>
          <w:ins w:id="74" w:author="Heritiana" w:date="2021-03-19T16:17:00Z">
            <w:r>
              <w:rPr>
                <w:noProof/>
                <w:webHidden/>
              </w:rPr>
              <w:t>19</w:t>
            </w:r>
            <w:r>
              <w:rPr>
                <w:noProof/>
                <w:webHidden/>
              </w:rPr>
              <w:fldChar w:fldCharType="end"/>
            </w:r>
            <w:r w:rsidRPr="00B87217">
              <w:rPr>
                <w:rStyle w:val="Lienhypertexte"/>
                <w:noProof/>
              </w:rPr>
              <w:fldChar w:fldCharType="end"/>
            </w:r>
          </w:ins>
        </w:p>
        <w:p w14:paraId="760EF88C" w14:textId="77777777" w:rsidR="006048F2" w:rsidRDefault="006048F2">
          <w:pPr>
            <w:pStyle w:val="TM4"/>
            <w:tabs>
              <w:tab w:val="left" w:pos="1100"/>
              <w:tab w:val="right" w:leader="dot" w:pos="9016"/>
            </w:tabs>
            <w:rPr>
              <w:ins w:id="75" w:author="Heritiana" w:date="2021-03-19T16:17:00Z"/>
              <w:rFonts w:asciiTheme="minorHAnsi" w:eastAsiaTheme="minorEastAsia" w:hAnsiTheme="minorHAnsi" w:cstheme="minorBidi"/>
              <w:noProof/>
              <w:color w:val="auto"/>
            </w:rPr>
          </w:pPr>
          <w:ins w:id="76"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"_Toc67063098"</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highlight w:val="yellow"/>
              </w:rPr>
              <w:t>2.</w:t>
            </w:r>
            <w:r>
              <w:rPr>
                <w:rFonts w:asciiTheme="minorHAnsi" w:eastAsiaTheme="minorEastAsia" w:hAnsiTheme="minorHAnsi" w:cstheme="minorBidi"/>
                <w:noProof/>
                <w:color w:val="auto"/>
              </w:rPr>
              <w:tab/>
            </w:r>
            <w:r w:rsidRPr="00B87217">
              <w:rPr>
                <w:rStyle w:val="Lienhypertexte"/>
                <w:noProof/>
                <w:highlight w:val="yellow"/>
              </w:rPr>
              <w:t>Double clic sur le document</w:t>
            </w:r>
            <w:r>
              <w:rPr>
                <w:noProof/>
                <w:webHidden/>
              </w:rPr>
              <w:tab/>
            </w:r>
            <w:r>
              <w:rPr>
                <w:noProof/>
                <w:webHidden/>
              </w:rPr>
              <w:fldChar w:fldCharType="begin"/>
            </w:r>
            <w:r>
              <w:rPr>
                <w:noProof/>
                <w:webHidden/>
              </w:rPr>
              <w:instrText xml:space="preserve"> PAGEREF _Toc67063098 \h </w:instrText>
            </w:r>
            <w:r>
              <w:rPr>
                <w:noProof/>
                <w:webHidden/>
              </w:rPr>
            </w:r>
          </w:ins>
          <w:r>
            <w:rPr>
              <w:noProof/>
              <w:webHidden/>
            </w:rPr>
            <w:fldChar w:fldCharType="separate"/>
          </w:r>
          <w:ins w:id="77" w:author="Heritiana" w:date="2021-03-19T16:17:00Z">
            <w:r>
              <w:rPr>
                <w:noProof/>
                <w:webHidden/>
              </w:rPr>
              <w:t>19</w:t>
            </w:r>
            <w:r>
              <w:rPr>
                <w:noProof/>
                <w:webHidden/>
              </w:rPr>
              <w:fldChar w:fldCharType="end"/>
            </w:r>
            <w:r w:rsidRPr="00B87217">
              <w:rPr>
                <w:rStyle w:val="Lienhypertexte"/>
                <w:noProof/>
              </w:rPr>
              <w:fldChar w:fldCharType="end"/>
            </w:r>
          </w:ins>
        </w:p>
        <w:p w14:paraId="37621B4F" w14:textId="77777777" w:rsidR="006048F2" w:rsidRDefault="006048F2">
          <w:pPr>
            <w:pStyle w:val="TM2"/>
            <w:tabs>
              <w:tab w:val="left" w:pos="660"/>
              <w:tab w:val="right" w:leader="dot" w:pos="9016"/>
            </w:tabs>
            <w:rPr>
              <w:ins w:id="78" w:author="Heritiana" w:date="2021-03-19T16:17:00Z"/>
              <w:rFonts w:asciiTheme="minorHAnsi" w:eastAsiaTheme="minorEastAsia" w:hAnsiTheme="minorHAnsi" w:cstheme="minorBidi"/>
              <w:noProof/>
              <w:color w:val="auto"/>
            </w:rPr>
          </w:pPr>
          <w:ins w:id="79"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"_Toc67063099"</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C.</w:t>
            </w:r>
            <w:r>
              <w:rPr>
                <w:rFonts w:asciiTheme="minorHAnsi" w:eastAsiaTheme="minorEastAsia" w:hAnsiTheme="minorHAnsi" w:cstheme="minorBidi"/>
                <w:noProof/>
                <w:color w:val="auto"/>
              </w:rPr>
              <w:tab/>
            </w:r>
            <w:r w:rsidRPr="00B87217">
              <w:rPr>
                <w:rStyle w:val="Lienhypertexte"/>
                <w:noProof/>
              </w:rPr>
              <w:t>Navigation sur OpenKM</w:t>
            </w:r>
            <w:r>
              <w:rPr>
                <w:noProof/>
                <w:webHidden/>
              </w:rPr>
              <w:tab/>
            </w:r>
            <w:r>
              <w:rPr>
                <w:noProof/>
                <w:webHidden/>
              </w:rPr>
              <w:fldChar w:fldCharType="begin"/>
            </w:r>
            <w:r>
              <w:rPr>
                <w:noProof/>
                <w:webHidden/>
              </w:rPr>
              <w:instrText xml:space="preserve"> PAGEREF _Toc67063099 \h </w:instrText>
            </w:r>
            <w:r>
              <w:rPr>
                <w:noProof/>
                <w:webHidden/>
              </w:rPr>
            </w:r>
          </w:ins>
          <w:r>
            <w:rPr>
              <w:noProof/>
              <w:webHidden/>
            </w:rPr>
            <w:fldChar w:fldCharType="separate"/>
          </w:r>
          <w:ins w:id="80" w:author="Heritiana" w:date="2021-03-19T16:17:00Z">
            <w:r>
              <w:rPr>
                <w:noProof/>
                <w:webHidden/>
              </w:rPr>
              <w:t>20</w:t>
            </w:r>
            <w:r>
              <w:rPr>
                <w:noProof/>
                <w:webHidden/>
              </w:rPr>
              <w:fldChar w:fldCharType="end"/>
            </w:r>
            <w:r w:rsidRPr="00B87217">
              <w:rPr>
                <w:rStyle w:val="Lienhypertexte"/>
                <w:noProof/>
              </w:rPr>
              <w:fldChar w:fldCharType="end"/>
            </w:r>
          </w:ins>
        </w:p>
        <w:p w14:paraId="49BE6743" w14:textId="77777777" w:rsidR="006048F2" w:rsidRDefault="006048F2">
          <w:pPr>
            <w:pStyle w:val="TM3"/>
            <w:tabs>
              <w:tab w:val="left" w:pos="880"/>
              <w:tab w:val="right" w:leader="dot" w:pos="9016"/>
            </w:tabs>
            <w:rPr>
              <w:ins w:id="81" w:author="Heritiana" w:date="2021-03-19T16:17:00Z"/>
              <w:rFonts w:asciiTheme="minorHAnsi" w:eastAsiaTheme="minorEastAsia" w:hAnsiTheme="minorHAnsi" w:cstheme="minorBidi"/>
              <w:noProof/>
              <w:color w:val="auto"/>
            </w:rPr>
          </w:pPr>
          <w:ins w:id="82"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"_Toc67063100"</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w:t>
            </w:r>
            <w:r>
              <w:rPr>
                <w:rFonts w:asciiTheme="minorHAnsi" w:eastAsiaTheme="minorEastAsia" w:hAnsiTheme="minorHAnsi" w:cstheme="minorBidi"/>
                <w:noProof/>
                <w:color w:val="auto"/>
              </w:rPr>
              <w:tab/>
            </w:r>
            <w:r w:rsidRPr="00B87217">
              <w:rPr>
                <w:rStyle w:val="Lienhypertexte"/>
                <w:noProof/>
              </w:rPr>
              <w:t>Accès à la plateforme</w:t>
            </w:r>
            <w:r>
              <w:rPr>
                <w:noProof/>
                <w:webHidden/>
              </w:rPr>
              <w:tab/>
            </w:r>
            <w:r>
              <w:rPr>
                <w:noProof/>
                <w:webHidden/>
              </w:rPr>
              <w:fldChar w:fldCharType="begin"/>
            </w:r>
            <w:r>
              <w:rPr>
                <w:noProof/>
                <w:webHidden/>
              </w:rPr>
              <w:instrText xml:space="preserve"> PAGEREF _Toc67063100 \h </w:instrText>
            </w:r>
            <w:r>
              <w:rPr>
                <w:noProof/>
                <w:webHidden/>
              </w:rPr>
            </w:r>
          </w:ins>
          <w:r>
            <w:rPr>
              <w:noProof/>
              <w:webHidden/>
            </w:rPr>
            <w:fldChar w:fldCharType="separate"/>
          </w:r>
          <w:ins w:id="83" w:author="Heritiana" w:date="2021-03-19T16:17:00Z">
            <w:r>
              <w:rPr>
                <w:noProof/>
                <w:webHidden/>
              </w:rPr>
              <w:t>20</w:t>
            </w:r>
            <w:r>
              <w:rPr>
                <w:noProof/>
                <w:webHidden/>
              </w:rPr>
              <w:fldChar w:fldCharType="end"/>
            </w:r>
            <w:r w:rsidRPr="00B87217">
              <w:rPr>
                <w:rStyle w:val="Lienhypertexte"/>
                <w:noProof/>
              </w:rPr>
              <w:fldChar w:fldCharType="end"/>
            </w:r>
          </w:ins>
        </w:p>
        <w:p w14:paraId="288C4CB5" w14:textId="77777777" w:rsidR="006048F2" w:rsidRDefault="006048F2">
          <w:pPr>
            <w:pStyle w:val="TM3"/>
            <w:tabs>
              <w:tab w:val="left" w:pos="880"/>
              <w:tab w:val="right" w:leader="dot" w:pos="9016"/>
            </w:tabs>
            <w:rPr>
              <w:ins w:id="84" w:author="Heritiana" w:date="2021-03-19T16:17:00Z"/>
              <w:rFonts w:asciiTheme="minorHAnsi" w:eastAsiaTheme="minorEastAsia" w:hAnsiTheme="minorHAnsi" w:cstheme="minorBidi"/>
              <w:noProof/>
              <w:color w:val="auto"/>
            </w:rPr>
          </w:pPr>
          <w:ins w:id="85"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"_Toc67063101"</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II.</w:t>
            </w:r>
            <w:r>
              <w:rPr>
                <w:rFonts w:asciiTheme="minorHAnsi" w:eastAsiaTheme="minorEastAsia" w:hAnsiTheme="minorHAnsi" w:cstheme="minorBidi"/>
                <w:noProof/>
                <w:color w:val="auto"/>
              </w:rPr>
              <w:tab/>
            </w:r>
            <w:r w:rsidRPr="00B87217">
              <w:rPr>
                <w:rStyle w:val="Lienhypertexte"/>
                <w:noProof/>
              </w:rPr>
              <w:t>Quitter la plateforme</w:t>
            </w:r>
            <w:r>
              <w:rPr>
                <w:noProof/>
                <w:webHidden/>
              </w:rPr>
              <w:tab/>
            </w:r>
            <w:r>
              <w:rPr>
                <w:noProof/>
                <w:webHidden/>
              </w:rPr>
              <w:fldChar w:fldCharType="begin"/>
            </w:r>
            <w:r>
              <w:rPr>
                <w:noProof/>
                <w:webHidden/>
              </w:rPr>
              <w:instrText xml:space="preserve"> PAGEREF _Toc67063101 \h </w:instrText>
            </w:r>
            <w:r>
              <w:rPr>
                <w:noProof/>
                <w:webHidden/>
              </w:rPr>
            </w:r>
          </w:ins>
          <w:r>
            <w:rPr>
              <w:noProof/>
              <w:webHidden/>
            </w:rPr>
            <w:fldChar w:fldCharType="separate"/>
          </w:r>
          <w:ins w:id="86" w:author="Heritiana" w:date="2021-03-19T16:17:00Z">
            <w:r>
              <w:rPr>
                <w:noProof/>
                <w:webHidden/>
              </w:rPr>
              <w:t>22</w:t>
            </w:r>
            <w:r>
              <w:rPr>
                <w:noProof/>
                <w:webHidden/>
              </w:rPr>
              <w:fldChar w:fldCharType="end"/>
            </w:r>
            <w:r w:rsidRPr="00B87217">
              <w:rPr>
                <w:rStyle w:val="Lienhypertexte"/>
                <w:noProof/>
              </w:rPr>
              <w:fldChar w:fldCharType="end"/>
            </w:r>
          </w:ins>
        </w:p>
        <w:p w14:paraId="29678DA7" w14:textId="77777777" w:rsidR="006048F2" w:rsidRDefault="006048F2">
          <w:pPr>
            <w:pStyle w:val="TM3"/>
            <w:tabs>
              <w:tab w:val="left" w:pos="880"/>
              <w:tab w:val="right" w:leader="dot" w:pos="9016"/>
            </w:tabs>
            <w:rPr>
              <w:ins w:id="87" w:author="Heritiana" w:date="2021-03-19T16:17:00Z"/>
              <w:rFonts w:asciiTheme="minorHAnsi" w:eastAsiaTheme="minorEastAsia" w:hAnsiTheme="minorHAnsi" w:cstheme="minorBidi"/>
              <w:noProof/>
              <w:color w:val="auto"/>
            </w:rPr>
          </w:pPr>
          <w:ins w:id="88"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"_Toc67063102"</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III.</w:t>
            </w:r>
            <w:r>
              <w:rPr>
                <w:rFonts w:asciiTheme="minorHAnsi" w:eastAsiaTheme="minorEastAsia" w:hAnsiTheme="minorHAnsi" w:cstheme="minorBidi"/>
                <w:noProof/>
                <w:color w:val="auto"/>
              </w:rPr>
              <w:tab/>
            </w:r>
            <w:r w:rsidRPr="00B87217">
              <w:rPr>
                <w:rStyle w:val="Lienhypertexte"/>
                <w:noProof/>
              </w:rPr>
              <w:t>Mode de fonctionnement</w:t>
            </w:r>
            <w:r>
              <w:rPr>
                <w:noProof/>
                <w:webHidden/>
              </w:rPr>
              <w:tab/>
            </w:r>
            <w:r>
              <w:rPr>
                <w:noProof/>
                <w:webHidden/>
              </w:rPr>
              <w:fldChar w:fldCharType="begin"/>
            </w:r>
            <w:r>
              <w:rPr>
                <w:noProof/>
                <w:webHidden/>
              </w:rPr>
              <w:instrText xml:space="preserve"> PAGEREF _Toc67063102 \h </w:instrText>
            </w:r>
            <w:r>
              <w:rPr>
                <w:noProof/>
                <w:webHidden/>
              </w:rPr>
            </w:r>
          </w:ins>
          <w:r>
            <w:rPr>
              <w:noProof/>
              <w:webHidden/>
            </w:rPr>
            <w:fldChar w:fldCharType="separate"/>
          </w:r>
          <w:ins w:id="89" w:author="Heritiana" w:date="2021-03-19T16:17:00Z">
            <w:r>
              <w:rPr>
                <w:noProof/>
                <w:webHidden/>
              </w:rPr>
              <w:t>23</w:t>
            </w:r>
            <w:r>
              <w:rPr>
                <w:noProof/>
                <w:webHidden/>
              </w:rPr>
              <w:fldChar w:fldCharType="end"/>
            </w:r>
            <w:r w:rsidRPr="00B87217">
              <w:rPr>
                <w:rStyle w:val="Lienhypertexte"/>
                <w:noProof/>
              </w:rPr>
              <w:fldChar w:fldCharType="end"/>
            </w:r>
          </w:ins>
        </w:p>
        <w:p w14:paraId="04B2079A" w14:textId="77777777" w:rsidR="006048F2" w:rsidRDefault="006048F2">
          <w:pPr>
            <w:pStyle w:val="TM4"/>
            <w:tabs>
              <w:tab w:val="left" w:pos="1100"/>
              <w:tab w:val="right" w:leader="dot" w:pos="9016"/>
            </w:tabs>
            <w:rPr>
              <w:ins w:id="90" w:author="Heritiana" w:date="2021-03-19T16:17:00Z"/>
              <w:rFonts w:asciiTheme="minorHAnsi" w:eastAsiaTheme="minorEastAsia" w:hAnsiTheme="minorHAnsi" w:cstheme="minorBidi"/>
              <w:noProof/>
              <w:color w:val="auto"/>
            </w:rPr>
          </w:pPr>
          <w:ins w:id="91"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"_Toc67063103"</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1.</w:t>
            </w:r>
            <w:r>
              <w:rPr>
                <w:rFonts w:asciiTheme="minorHAnsi" w:eastAsiaTheme="minorEastAsia" w:hAnsiTheme="minorHAnsi" w:cstheme="minorBidi"/>
                <w:noProof/>
                <w:color w:val="auto"/>
              </w:rPr>
              <w:tab/>
            </w:r>
            <w:r w:rsidRPr="00B87217">
              <w:rPr>
                <w:rStyle w:val="Lienhypertexte"/>
                <w:noProof/>
              </w:rPr>
              <w:t>Le menu</w:t>
            </w:r>
            <w:r>
              <w:rPr>
                <w:noProof/>
                <w:webHidden/>
              </w:rPr>
              <w:tab/>
            </w:r>
            <w:r>
              <w:rPr>
                <w:noProof/>
                <w:webHidden/>
              </w:rPr>
              <w:fldChar w:fldCharType="begin"/>
            </w:r>
            <w:r>
              <w:rPr>
                <w:noProof/>
                <w:webHidden/>
              </w:rPr>
              <w:instrText xml:space="preserve"> PAGEREF _Toc67063103 \h </w:instrText>
            </w:r>
            <w:r>
              <w:rPr>
                <w:noProof/>
                <w:webHidden/>
              </w:rPr>
            </w:r>
          </w:ins>
          <w:r>
            <w:rPr>
              <w:noProof/>
              <w:webHidden/>
            </w:rPr>
            <w:fldChar w:fldCharType="separate"/>
          </w:r>
          <w:ins w:id="92" w:author="Heritiana" w:date="2021-03-19T16:17:00Z">
            <w:r>
              <w:rPr>
                <w:noProof/>
                <w:webHidden/>
              </w:rPr>
              <w:t>24</w:t>
            </w:r>
            <w:r>
              <w:rPr>
                <w:noProof/>
                <w:webHidden/>
              </w:rPr>
              <w:fldChar w:fldCharType="end"/>
            </w:r>
            <w:r w:rsidRPr="00B87217">
              <w:rPr>
                <w:rStyle w:val="Lienhypertexte"/>
                <w:noProof/>
              </w:rPr>
              <w:fldChar w:fldCharType="end"/>
            </w:r>
          </w:ins>
        </w:p>
        <w:p w14:paraId="3CDA60CF" w14:textId="77777777" w:rsidR="006048F2" w:rsidRDefault="006048F2">
          <w:pPr>
            <w:pStyle w:val="TM4"/>
            <w:tabs>
              <w:tab w:val="left" w:pos="1100"/>
              <w:tab w:val="right" w:leader="dot" w:pos="9016"/>
            </w:tabs>
            <w:rPr>
              <w:ins w:id="93" w:author="Heritiana" w:date="2021-03-19T16:17:00Z"/>
              <w:rFonts w:asciiTheme="minorHAnsi" w:eastAsiaTheme="minorEastAsia" w:hAnsiTheme="minorHAnsi" w:cstheme="minorBidi"/>
              <w:noProof/>
              <w:color w:val="auto"/>
            </w:rPr>
          </w:pPr>
          <w:ins w:id="94"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"_Toc67063104"</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2.</w:t>
            </w:r>
            <w:r>
              <w:rPr>
                <w:rFonts w:asciiTheme="minorHAnsi" w:eastAsiaTheme="minorEastAsia" w:hAnsiTheme="minorHAnsi" w:cstheme="minorBidi"/>
                <w:noProof/>
                <w:color w:val="auto"/>
              </w:rPr>
              <w:tab/>
            </w:r>
            <w:r w:rsidRPr="00B87217">
              <w:rPr>
                <w:rStyle w:val="Lienhypertexte"/>
                <w:noProof/>
              </w:rPr>
              <w:t>La barre de recherche rapide</w:t>
            </w:r>
            <w:r>
              <w:rPr>
                <w:noProof/>
                <w:webHidden/>
              </w:rPr>
              <w:tab/>
            </w:r>
            <w:r>
              <w:rPr>
                <w:noProof/>
                <w:webHidden/>
              </w:rPr>
              <w:fldChar w:fldCharType="begin"/>
            </w:r>
            <w:r>
              <w:rPr>
                <w:noProof/>
                <w:webHidden/>
              </w:rPr>
              <w:instrText xml:space="preserve"> PAGEREF _Toc67063104 \h </w:instrText>
            </w:r>
            <w:r>
              <w:rPr>
                <w:noProof/>
                <w:webHidden/>
              </w:rPr>
            </w:r>
          </w:ins>
          <w:r>
            <w:rPr>
              <w:noProof/>
              <w:webHidden/>
            </w:rPr>
            <w:fldChar w:fldCharType="separate"/>
          </w:r>
          <w:ins w:id="95" w:author="Heritiana" w:date="2021-03-19T16:17:00Z">
            <w:r>
              <w:rPr>
                <w:noProof/>
                <w:webHidden/>
              </w:rPr>
              <w:t>29</w:t>
            </w:r>
            <w:r>
              <w:rPr>
                <w:noProof/>
                <w:webHidden/>
              </w:rPr>
              <w:fldChar w:fldCharType="end"/>
            </w:r>
            <w:r w:rsidRPr="00B87217">
              <w:rPr>
                <w:rStyle w:val="Lienhypertexte"/>
                <w:noProof/>
              </w:rPr>
              <w:fldChar w:fldCharType="end"/>
            </w:r>
          </w:ins>
        </w:p>
        <w:p w14:paraId="20C0B214" w14:textId="77777777" w:rsidR="006048F2" w:rsidRDefault="006048F2">
          <w:pPr>
            <w:pStyle w:val="TM4"/>
            <w:tabs>
              <w:tab w:val="left" w:pos="1100"/>
              <w:tab w:val="right" w:leader="dot" w:pos="9016"/>
            </w:tabs>
            <w:rPr>
              <w:ins w:id="96" w:author="Heritiana" w:date="2021-03-19T16:17:00Z"/>
              <w:rFonts w:asciiTheme="minorHAnsi" w:eastAsiaTheme="minorEastAsia" w:hAnsiTheme="minorHAnsi" w:cstheme="minorBidi"/>
              <w:noProof/>
              <w:color w:val="auto"/>
            </w:rPr>
          </w:pPr>
          <w:ins w:id="97"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"_Toc67063105"</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3.</w:t>
            </w:r>
            <w:r>
              <w:rPr>
                <w:rFonts w:asciiTheme="minorHAnsi" w:eastAsiaTheme="minorEastAsia" w:hAnsiTheme="minorHAnsi" w:cstheme="minorBidi"/>
                <w:noProof/>
                <w:color w:val="auto"/>
              </w:rPr>
              <w:tab/>
            </w:r>
            <w:r w:rsidRPr="00B87217">
              <w:rPr>
                <w:rStyle w:val="Lienhypertexte"/>
                <w:noProof/>
              </w:rPr>
              <w:t>La barre des outils</w:t>
            </w:r>
            <w:r>
              <w:rPr>
                <w:noProof/>
                <w:webHidden/>
              </w:rPr>
              <w:tab/>
            </w:r>
            <w:r>
              <w:rPr>
                <w:noProof/>
                <w:webHidden/>
              </w:rPr>
              <w:fldChar w:fldCharType="begin"/>
            </w:r>
            <w:r>
              <w:rPr>
                <w:noProof/>
                <w:webHidden/>
              </w:rPr>
              <w:instrText xml:space="preserve"> PAGEREF _Toc67063105 \h </w:instrText>
            </w:r>
            <w:r>
              <w:rPr>
                <w:noProof/>
                <w:webHidden/>
              </w:rPr>
            </w:r>
          </w:ins>
          <w:r>
            <w:rPr>
              <w:noProof/>
              <w:webHidden/>
            </w:rPr>
            <w:fldChar w:fldCharType="separate"/>
          </w:r>
          <w:ins w:id="98" w:author="Heritiana" w:date="2021-03-19T16:17:00Z">
            <w:r>
              <w:rPr>
                <w:noProof/>
                <w:webHidden/>
              </w:rPr>
              <w:t>29</w:t>
            </w:r>
            <w:r>
              <w:rPr>
                <w:noProof/>
                <w:webHidden/>
              </w:rPr>
              <w:fldChar w:fldCharType="end"/>
            </w:r>
            <w:r w:rsidRPr="00B87217">
              <w:rPr>
                <w:rStyle w:val="Lienhypertexte"/>
                <w:noProof/>
              </w:rPr>
              <w:fldChar w:fldCharType="end"/>
            </w:r>
          </w:ins>
        </w:p>
        <w:p w14:paraId="1B7C6AAE" w14:textId="77777777" w:rsidR="006048F2" w:rsidRDefault="006048F2">
          <w:pPr>
            <w:pStyle w:val="TM4"/>
            <w:tabs>
              <w:tab w:val="left" w:pos="1100"/>
              <w:tab w:val="right" w:leader="dot" w:pos="9016"/>
            </w:tabs>
            <w:rPr>
              <w:ins w:id="99" w:author="Heritiana" w:date="2021-03-19T16:17:00Z"/>
              <w:rFonts w:asciiTheme="minorHAnsi" w:eastAsiaTheme="minorEastAsia" w:hAnsiTheme="minorHAnsi" w:cstheme="minorBidi"/>
              <w:noProof/>
              <w:color w:val="auto"/>
            </w:rPr>
          </w:pPr>
          <w:ins w:id="100"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"_Toc67063106"</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4.</w:t>
            </w:r>
            <w:r>
              <w:rPr>
                <w:rFonts w:asciiTheme="minorHAnsi" w:eastAsiaTheme="minorEastAsia" w:hAnsiTheme="minorHAnsi" w:cstheme="minorBidi"/>
                <w:noProof/>
                <w:color w:val="auto"/>
              </w:rPr>
              <w:tab/>
            </w:r>
            <w:r w:rsidRPr="00B87217">
              <w:rPr>
                <w:rStyle w:val="Lienhypertexte"/>
                <w:noProof/>
              </w:rPr>
              <w:t>Le chemin</w:t>
            </w:r>
            <w:r>
              <w:rPr>
                <w:noProof/>
                <w:webHidden/>
              </w:rPr>
              <w:tab/>
            </w:r>
            <w:r>
              <w:rPr>
                <w:noProof/>
                <w:webHidden/>
              </w:rPr>
              <w:fldChar w:fldCharType="begin"/>
            </w:r>
            <w:r>
              <w:rPr>
                <w:noProof/>
                <w:webHidden/>
              </w:rPr>
              <w:instrText xml:space="preserve"> PAGEREF _Toc67063106 \h </w:instrText>
            </w:r>
            <w:r>
              <w:rPr>
                <w:noProof/>
                <w:webHidden/>
              </w:rPr>
            </w:r>
          </w:ins>
          <w:r>
            <w:rPr>
              <w:noProof/>
              <w:webHidden/>
            </w:rPr>
            <w:fldChar w:fldCharType="separate"/>
          </w:r>
          <w:ins w:id="101" w:author="Heritiana" w:date="2021-03-19T16:17:00Z">
            <w:r>
              <w:rPr>
                <w:noProof/>
                <w:webHidden/>
              </w:rPr>
              <w:t>29</w:t>
            </w:r>
            <w:r>
              <w:rPr>
                <w:noProof/>
                <w:webHidden/>
              </w:rPr>
              <w:fldChar w:fldCharType="end"/>
            </w:r>
            <w:r w:rsidRPr="00B87217">
              <w:rPr>
                <w:rStyle w:val="Lienhypertexte"/>
                <w:noProof/>
              </w:rPr>
              <w:fldChar w:fldCharType="end"/>
            </w:r>
          </w:ins>
        </w:p>
        <w:p w14:paraId="0F155EA5" w14:textId="77777777" w:rsidR="006048F2" w:rsidRDefault="006048F2">
          <w:pPr>
            <w:pStyle w:val="TM4"/>
            <w:tabs>
              <w:tab w:val="left" w:pos="1100"/>
              <w:tab w:val="right" w:leader="dot" w:pos="9016"/>
            </w:tabs>
            <w:rPr>
              <w:ins w:id="102" w:author="Heritiana" w:date="2021-03-19T16:17:00Z"/>
              <w:rFonts w:asciiTheme="minorHAnsi" w:eastAsiaTheme="minorEastAsia" w:hAnsiTheme="minorHAnsi" w:cstheme="minorBidi"/>
              <w:noProof/>
              <w:color w:val="auto"/>
            </w:rPr>
          </w:pPr>
          <w:ins w:id="103"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"_Toc67063107"</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5.</w:t>
            </w:r>
            <w:r>
              <w:rPr>
                <w:rFonts w:asciiTheme="minorHAnsi" w:eastAsiaTheme="minorEastAsia" w:hAnsiTheme="minorHAnsi" w:cstheme="minorBidi"/>
                <w:noProof/>
                <w:color w:val="auto"/>
              </w:rPr>
              <w:tab/>
            </w:r>
            <w:r w:rsidRPr="00B87217">
              <w:rPr>
                <w:rStyle w:val="Lienhypertexte"/>
                <w:noProof/>
              </w:rPr>
              <w:t>Option d’affichage : Le bureau</w:t>
            </w:r>
            <w:r>
              <w:rPr>
                <w:noProof/>
                <w:webHidden/>
              </w:rPr>
              <w:tab/>
            </w:r>
            <w:r>
              <w:rPr>
                <w:noProof/>
                <w:webHidden/>
              </w:rPr>
              <w:fldChar w:fldCharType="begin"/>
            </w:r>
            <w:r>
              <w:rPr>
                <w:noProof/>
                <w:webHidden/>
              </w:rPr>
              <w:instrText xml:space="preserve"> PAGEREF _Toc67063107 \h </w:instrText>
            </w:r>
            <w:r>
              <w:rPr>
                <w:noProof/>
                <w:webHidden/>
              </w:rPr>
            </w:r>
          </w:ins>
          <w:r>
            <w:rPr>
              <w:noProof/>
              <w:webHidden/>
            </w:rPr>
            <w:fldChar w:fldCharType="separate"/>
          </w:r>
          <w:ins w:id="104" w:author="Heritiana" w:date="2021-03-19T16:17:00Z">
            <w:r>
              <w:rPr>
                <w:noProof/>
                <w:webHidden/>
              </w:rPr>
              <w:t>29</w:t>
            </w:r>
            <w:r>
              <w:rPr>
                <w:noProof/>
                <w:webHidden/>
              </w:rPr>
              <w:fldChar w:fldCharType="end"/>
            </w:r>
            <w:r w:rsidRPr="00B87217">
              <w:rPr>
                <w:rStyle w:val="Lienhypertexte"/>
                <w:noProof/>
              </w:rPr>
              <w:fldChar w:fldCharType="end"/>
            </w:r>
          </w:ins>
        </w:p>
        <w:p w14:paraId="41DC93B8" w14:textId="77777777" w:rsidR="006048F2" w:rsidRDefault="006048F2">
          <w:pPr>
            <w:pStyle w:val="TM4"/>
            <w:tabs>
              <w:tab w:val="left" w:pos="1100"/>
              <w:tab w:val="right" w:leader="dot" w:pos="9016"/>
            </w:tabs>
            <w:rPr>
              <w:ins w:id="105" w:author="Heritiana" w:date="2021-03-19T16:17:00Z"/>
              <w:rFonts w:asciiTheme="minorHAnsi" w:eastAsiaTheme="minorEastAsia" w:hAnsiTheme="minorHAnsi" w:cstheme="minorBidi"/>
              <w:noProof/>
              <w:color w:val="auto"/>
            </w:rPr>
          </w:pPr>
          <w:ins w:id="106"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"_Toc67063108"</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6.</w:t>
            </w:r>
            <w:r>
              <w:rPr>
                <w:rFonts w:asciiTheme="minorHAnsi" w:eastAsiaTheme="minorEastAsia" w:hAnsiTheme="minorHAnsi" w:cstheme="minorBidi"/>
                <w:noProof/>
                <w:color w:val="auto"/>
              </w:rPr>
              <w:tab/>
            </w:r>
            <w:r w:rsidRPr="00B87217">
              <w:rPr>
                <w:rStyle w:val="Lienhypertexte"/>
                <w:noProof/>
              </w:rPr>
              <w:t>Option d’affichage : Le moteur de recherche</w:t>
            </w:r>
            <w:r>
              <w:rPr>
                <w:noProof/>
                <w:webHidden/>
              </w:rPr>
              <w:tab/>
            </w:r>
            <w:r>
              <w:rPr>
                <w:noProof/>
                <w:webHidden/>
              </w:rPr>
              <w:fldChar w:fldCharType="begin"/>
            </w:r>
            <w:r>
              <w:rPr>
                <w:noProof/>
                <w:webHidden/>
              </w:rPr>
              <w:instrText xml:space="preserve"> PAGEREF _Toc67063108 \h </w:instrText>
            </w:r>
            <w:r>
              <w:rPr>
                <w:noProof/>
                <w:webHidden/>
              </w:rPr>
            </w:r>
          </w:ins>
          <w:r>
            <w:rPr>
              <w:noProof/>
              <w:webHidden/>
            </w:rPr>
            <w:fldChar w:fldCharType="separate"/>
          </w:r>
          <w:ins w:id="107" w:author="Heritiana" w:date="2021-03-19T16:17:00Z">
            <w:r>
              <w:rPr>
                <w:noProof/>
                <w:webHidden/>
              </w:rPr>
              <w:t>33</w:t>
            </w:r>
            <w:r>
              <w:rPr>
                <w:noProof/>
                <w:webHidden/>
              </w:rPr>
              <w:fldChar w:fldCharType="end"/>
            </w:r>
            <w:r w:rsidRPr="00B87217">
              <w:rPr>
                <w:rStyle w:val="Lienhypertexte"/>
                <w:noProof/>
              </w:rPr>
              <w:fldChar w:fldCharType="end"/>
            </w:r>
          </w:ins>
        </w:p>
        <w:p w14:paraId="461BC107" w14:textId="77777777" w:rsidR="006048F2" w:rsidRDefault="006048F2">
          <w:pPr>
            <w:pStyle w:val="TM4"/>
            <w:tabs>
              <w:tab w:val="left" w:pos="1100"/>
              <w:tab w:val="right" w:leader="dot" w:pos="9016"/>
            </w:tabs>
            <w:rPr>
              <w:ins w:id="108" w:author="Heritiana" w:date="2021-03-19T16:17:00Z"/>
              <w:rFonts w:asciiTheme="minorHAnsi" w:eastAsiaTheme="minorEastAsia" w:hAnsiTheme="minorHAnsi" w:cstheme="minorBidi"/>
              <w:noProof/>
              <w:color w:val="auto"/>
            </w:rPr>
          </w:pPr>
          <w:ins w:id="109"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"_Toc67063109"</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7.</w:t>
            </w:r>
            <w:r>
              <w:rPr>
                <w:rFonts w:asciiTheme="minorHAnsi" w:eastAsiaTheme="minorEastAsia" w:hAnsiTheme="minorHAnsi" w:cstheme="minorBidi"/>
                <w:noProof/>
                <w:color w:val="auto"/>
              </w:rPr>
              <w:tab/>
            </w:r>
            <w:r w:rsidRPr="00B87217">
              <w:rPr>
                <w:rStyle w:val="Lienhypertexte"/>
                <w:noProof/>
              </w:rPr>
              <w:t>Option d’affichage : Le tableau de bord</w:t>
            </w:r>
            <w:r>
              <w:rPr>
                <w:noProof/>
                <w:webHidden/>
              </w:rPr>
              <w:tab/>
            </w:r>
            <w:r>
              <w:rPr>
                <w:noProof/>
                <w:webHidden/>
              </w:rPr>
              <w:fldChar w:fldCharType="begin"/>
            </w:r>
            <w:r>
              <w:rPr>
                <w:noProof/>
                <w:webHidden/>
              </w:rPr>
              <w:instrText xml:space="preserve"> PAGEREF _Toc67063109 \h </w:instrText>
            </w:r>
            <w:r>
              <w:rPr>
                <w:noProof/>
                <w:webHidden/>
              </w:rPr>
            </w:r>
          </w:ins>
          <w:r>
            <w:rPr>
              <w:noProof/>
              <w:webHidden/>
            </w:rPr>
            <w:fldChar w:fldCharType="separate"/>
          </w:r>
          <w:ins w:id="110" w:author="Heritiana" w:date="2021-03-19T16:17:00Z">
            <w:r>
              <w:rPr>
                <w:noProof/>
                <w:webHidden/>
              </w:rPr>
              <w:t>38</w:t>
            </w:r>
            <w:r>
              <w:rPr>
                <w:noProof/>
                <w:webHidden/>
              </w:rPr>
              <w:fldChar w:fldCharType="end"/>
            </w:r>
            <w:r w:rsidRPr="00B87217">
              <w:rPr>
                <w:rStyle w:val="Lienhypertexte"/>
                <w:noProof/>
              </w:rPr>
              <w:fldChar w:fldCharType="end"/>
            </w:r>
          </w:ins>
        </w:p>
        <w:p w14:paraId="31C8F273" w14:textId="77777777" w:rsidR="006048F2" w:rsidRDefault="006048F2">
          <w:pPr>
            <w:pStyle w:val="TM4"/>
            <w:tabs>
              <w:tab w:val="left" w:pos="1100"/>
              <w:tab w:val="right" w:leader="dot" w:pos="9016"/>
            </w:tabs>
            <w:rPr>
              <w:ins w:id="111" w:author="Heritiana" w:date="2021-03-19T16:17:00Z"/>
              <w:rFonts w:asciiTheme="minorHAnsi" w:eastAsiaTheme="minorEastAsia" w:hAnsiTheme="minorHAnsi" w:cstheme="minorBidi"/>
              <w:noProof/>
              <w:color w:val="auto"/>
            </w:rPr>
          </w:pPr>
          <w:ins w:id="112"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"_Toc67063110"</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8.</w:t>
            </w:r>
            <w:r>
              <w:rPr>
                <w:rFonts w:asciiTheme="minorHAnsi" w:eastAsiaTheme="minorEastAsia" w:hAnsiTheme="minorHAnsi" w:cstheme="minorBidi"/>
                <w:noProof/>
                <w:color w:val="auto"/>
              </w:rPr>
              <w:tab/>
            </w:r>
            <w:r w:rsidRPr="00B87217">
              <w:rPr>
                <w:rStyle w:val="Lienhypertexte"/>
                <w:noProof/>
              </w:rPr>
              <w:t>La barre d’état</w:t>
            </w:r>
            <w:r>
              <w:rPr>
                <w:noProof/>
                <w:webHidden/>
              </w:rPr>
              <w:tab/>
            </w:r>
            <w:r>
              <w:rPr>
                <w:noProof/>
                <w:webHidden/>
              </w:rPr>
              <w:fldChar w:fldCharType="begin"/>
            </w:r>
            <w:r>
              <w:rPr>
                <w:noProof/>
                <w:webHidden/>
              </w:rPr>
              <w:instrText xml:space="preserve"> PAGEREF _Toc67063110 \h </w:instrText>
            </w:r>
            <w:r>
              <w:rPr>
                <w:noProof/>
                <w:webHidden/>
              </w:rPr>
            </w:r>
          </w:ins>
          <w:r>
            <w:rPr>
              <w:noProof/>
              <w:webHidden/>
            </w:rPr>
            <w:fldChar w:fldCharType="separate"/>
          </w:r>
          <w:ins w:id="113" w:author="Heritiana" w:date="2021-03-19T16:17:00Z">
            <w:r>
              <w:rPr>
                <w:noProof/>
                <w:webHidden/>
              </w:rPr>
              <w:t>44</w:t>
            </w:r>
            <w:r>
              <w:rPr>
                <w:noProof/>
                <w:webHidden/>
              </w:rPr>
              <w:fldChar w:fldCharType="end"/>
            </w:r>
            <w:r w:rsidRPr="00B87217">
              <w:rPr>
                <w:rStyle w:val="Lienhypertexte"/>
                <w:noProof/>
              </w:rPr>
              <w:fldChar w:fldCharType="end"/>
            </w:r>
          </w:ins>
        </w:p>
        <w:p w14:paraId="0509F581" w14:textId="77777777" w:rsidR="006048F2" w:rsidRDefault="006048F2">
          <w:pPr>
            <w:pStyle w:val="TM2"/>
            <w:tabs>
              <w:tab w:val="left" w:pos="660"/>
              <w:tab w:val="right" w:leader="dot" w:pos="9016"/>
            </w:tabs>
            <w:rPr>
              <w:ins w:id="114" w:author="Heritiana" w:date="2021-03-19T16:17:00Z"/>
              <w:rFonts w:asciiTheme="minorHAnsi" w:eastAsiaTheme="minorEastAsia" w:hAnsiTheme="minorHAnsi" w:cstheme="minorBidi"/>
              <w:noProof/>
              <w:color w:val="auto"/>
            </w:rPr>
          </w:pPr>
          <w:ins w:id="115" w:author="Heritiana" w:date="2021-03-19T16:17:00Z">
            <w:r w:rsidRPr="00B87217">
              <w:rPr>
                <w:rStyle w:val="Lienhypertexte"/>
                <w:noProof/>
              </w:rPr>
              <w:fldChar w:fldCharType="begin"/>
            </w:r>
            <w:r w:rsidRPr="00B87217">
              <w:rPr>
                <w:rStyle w:val="Lienhypertexte"/>
                <w:noProof/>
              </w:rPr>
              <w:instrText xml:space="preserve"> </w:instrText>
            </w:r>
            <w:r>
              <w:rPr>
                <w:noProof/>
              </w:rPr>
              <w:instrText>HYPERLINK \l "_Toc67063111"</w:instrText>
            </w:r>
            <w:r w:rsidRPr="00B87217">
              <w:rPr>
                <w:rStyle w:val="Lienhypertexte"/>
                <w:noProof/>
              </w:rPr>
              <w:instrText xml:space="preserve"> </w:instrText>
            </w:r>
            <w:r w:rsidRPr="00B87217">
              <w:rPr>
                <w:rStyle w:val="Lienhypertexte"/>
                <w:noProof/>
              </w:rPr>
            </w:r>
            <w:r w:rsidRPr="00B87217">
              <w:rPr>
                <w:rStyle w:val="Lienhypertexte"/>
                <w:noProof/>
              </w:rPr>
              <w:fldChar w:fldCharType="separate"/>
            </w:r>
            <w:r w:rsidRPr="00B87217">
              <w:rPr>
                <w:rStyle w:val="Lienhypertexte"/>
                <w:noProof/>
              </w:rPr>
              <w:t>D.</w:t>
            </w:r>
            <w:r>
              <w:rPr>
                <w:rFonts w:asciiTheme="minorHAnsi" w:eastAsiaTheme="minorEastAsia" w:hAnsiTheme="minorHAnsi" w:cstheme="minorBidi"/>
                <w:noProof/>
                <w:color w:val="auto"/>
              </w:rPr>
              <w:tab/>
            </w:r>
            <w:r w:rsidRPr="00B87217">
              <w:rPr>
                <w:rStyle w:val="Lienhypertexte"/>
                <w:noProof/>
              </w:rPr>
              <w:t>Les messages d’erreurs fréquents</w:t>
            </w:r>
            <w:r>
              <w:rPr>
                <w:noProof/>
                <w:webHidden/>
              </w:rPr>
              <w:tab/>
            </w:r>
            <w:r>
              <w:rPr>
                <w:noProof/>
                <w:webHidden/>
              </w:rPr>
              <w:fldChar w:fldCharType="begin"/>
            </w:r>
            <w:r>
              <w:rPr>
                <w:noProof/>
                <w:webHidden/>
              </w:rPr>
              <w:instrText xml:space="preserve"> PAGEREF _Toc67063111 \h </w:instrText>
            </w:r>
            <w:r>
              <w:rPr>
                <w:noProof/>
                <w:webHidden/>
              </w:rPr>
            </w:r>
          </w:ins>
          <w:r>
            <w:rPr>
              <w:noProof/>
              <w:webHidden/>
            </w:rPr>
            <w:fldChar w:fldCharType="separate"/>
          </w:r>
          <w:ins w:id="116" w:author="Heritiana" w:date="2021-03-19T16:17:00Z">
            <w:r>
              <w:rPr>
                <w:noProof/>
                <w:webHidden/>
              </w:rPr>
              <w:t>46</w:t>
            </w:r>
            <w:r>
              <w:rPr>
                <w:noProof/>
                <w:webHidden/>
              </w:rPr>
              <w:fldChar w:fldCharType="end"/>
            </w:r>
            <w:r w:rsidRPr="00B87217">
              <w:rPr>
                <w:rStyle w:val="Lienhypertexte"/>
                <w:noProof/>
              </w:rPr>
              <w:fldChar w:fldCharType="end"/>
            </w:r>
          </w:ins>
        </w:p>
        <w:p w14:paraId="7E347DBD" w14:textId="421F9FF6" w:rsidR="00164A93" w:rsidDel="007E6FB2" w:rsidRDefault="00164A93">
          <w:pPr>
            <w:pStyle w:val="TM1"/>
            <w:tabs>
              <w:tab w:val="right" w:leader="dot" w:pos="9016"/>
            </w:tabs>
            <w:rPr>
              <w:ins w:id="117" w:author="ADMIN" w:date="2021-03-15T16:10:00Z"/>
              <w:del w:id="118" w:author="Heritiana" w:date="2021-03-19T15:59:00Z"/>
              <w:rFonts w:asciiTheme="minorHAnsi" w:eastAsiaTheme="minorEastAsia" w:hAnsiTheme="minorHAnsi" w:cstheme="minorBidi"/>
              <w:noProof/>
              <w:color w:val="auto"/>
            </w:rPr>
          </w:pPr>
          <w:ins w:id="119" w:author="ADMIN" w:date="2021-03-15T16:10:00Z">
            <w:del w:id="120" w:author="Heritiana" w:date="2021-03-19T15:59:00Z">
              <w:r w:rsidRPr="007E6FB2" w:rsidDel="007E6FB2">
                <w:rPr>
                  <w:rStyle w:val="Lienhypertexte"/>
                  <w:noProof/>
                </w:rPr>
                <w:delText>Liste des figures</w:delText>
              </w:r>
              <w:r w:rsidDel="007E6FB2">
                <w:rPr>
                  <w:noProof/>
                  <w:webHidden/>
                </w:rPr>
                <w:tab/>
                <w:delText>3</w:delText>
              </w:r>
            </w:del>
          </w:ins>
        </w:p>
        <w:p w14:paraId="3EC8BD96" w14:textId="77777777" w:rsidR="00164A93" w:rsidDel="007E6FB2" w:rsidRDefault="00164A93">
          <w:pPr>
            <w:pStyle w:val="TM2"/>
            <w:tabs>
              <w:tab w:val="left" w:pos="660"/>
              <w:tab w:val="right" w:leader="dot" w:pos="9016"/>
            </w:tabs>
            <w:rPr>
              <w:ins w:id="121" w:author="ADMIN" w:date="2021-03-15T16:10:00Z"/>
              <w:del w:id="122" w:author="Heritiana" w:date="2021-03-19T15:59:00Z"/>
              <w:rFonts w:asciiTheme="minorHAnsi" w:eastAsiaTheme="minorEastAsia" w:hAnsiTheme="minorHAnsi" w:cstheme="minorBidi"/>
              <w:noProof/>
              <w:color w:val="auto"/>
            </w:rPr>
          </w:pPr>
          <w:ins w:id="123" w:author="ADMIN" w:date="2021-03-15T16:10:00Z">
            <w:del w:id="124" w:author="Heritiana" w:date="2021-03-19T15:59:00Z">
              <w:r w:rsidRPr="007E6FB2" w:rsidDel="007E6FB2">
                <w:rPr>
                  <w:rStyle w:val="Lienhypertexte"/>
                  <w:noProof/>
                </w:rPr>
                <w:delText>A.</w:delText>
              </w:r>
              <w:r w:rsidDel="007E6FB2">
                <w:rPr>
                  <w:rFonts w:asciiTheme="minorHAnsi" w:eastAsiaTheme="minorEastAsia" w:hAnsiTheme="minorHAnsi" w:cstheme="minorBidi"/>
                  <w:noProof/>
                  <w:color w:val="auto"/>
                </w:rPr>
                <w:tab/>
              </w:r>
              <w:r w:rsidRPr="007E6FB2" w:rsidDel="007E6FB2">
                <w:rPr>
                  <w:rStyle w:val="Lienhypertexte"/>
                  <w:noProof/>
                </w:rPr>
                <w:delText>Introduction : A propos d’OpenKM</w:delText>
              </w:r>
              <w:r w:rsidDel="007E6FB2">
                <w:rPr>
                  <w:noProof/>
                  <w:webHidden/>
                </w:rPr>
                <w:tab/>
                <w:delText>5</w:delText>
              </w:r>
            </w:del>
          </w:ins>
        </w:p>
        <w:p w14:paraId="361DFC22" w14:textId="77777777" w:rsidR="00164A93" w:rsidDel="007E6FB2" w:rsidRDefault="00164A93">
          <w:pPr>
            <w:pStyle w:val="TM2"/>
            <w:tabs>
              <w:tab w:val="left" w:pos="660"/>
              <w:tab w:val="right" w:leader="dot" w:pos="9016"/>
            </w:tabs>
            <w:rPr>
              <w:ins w:id="125" w:author="ADMIN" w:date="2021-03-15T16:10:00Z"/>
              <w:del w:id="126" w:author="Heritiana" w:date="2021-03-19T15:59:00Z"/>
              <w:rFonts w:asciiTheme="minorHAnsi" w:eastAsiaTheme="minorEastAsia" w:hAnsiTheme="minorHAnsi" w:cstheme="minorBidi"/>
              <w:noProof/>
              <w:color w:val="auto"/>
            </w:rPr>
          </w:pPr>
          <w:ins w:id="127" w:author="ADMIN" w:date="2021-03-15T16:10:00Z">
            <w:del w:id="128" w:author="Heritiana" w:date="2021-03-19T15:59:00Z">
              <w:r w:rsidRPr="007E6FB2" w:rsidDel="007E6FB2">
                <w:rPr>
                  <w:rStyle w:val="Lienhypertexte"/>
                  <w:noProof/>
                </w:rPr>
                <w:delText>B.</w:delText>
              </w:r>
              <w:r w:rsidDel="007E6FB2">
                <w:rPr>
                  <w:rFonts w:asciiTheme="minorHAnsi" w:eastAsiaTheme="minorEastAsia" w:hAnsiTheme="minorHAnsi" w:cstheme="minorBidi"/>
                  <w:noProof/>
                  <w:color w:val="auto"/>
                </w:rPr>
                <w:tab/>
              </w:r>
              <w:r w:rsidRPr="007E6FB2" w:rsidDel="007E6FB2">
                <w:rPr>
                  <w:rStyle w:val="Lienhypertexte"/>
                  <w:noProof/>
                </w:rPr>
                <w:delText>Cas pratique d’un Utilisateur au sein de l’ARSM</w:delText>
              </w:r>
              <w:r w:rsidDel="007E6FB2">
                <w:rPr>
                  <w:noProof/>
                  <w:webHidden/>
                </w:rPr>
                <w:tab/>
                <w:delText>6</w:delText>
              </w:r>
            </w:del>
          </w:ins>
        </w:p>
        <w:p w14:paraId="375E799F" w14:textId="77777777" w:rsidR="00164A93" w:rsidDel="007E6FB2" w:rsidRDefault="00164A93">
          <w:pPr>
            <w:pStyle w:val="TM3"/>
            <w:tabs>
              <w:tab w:val="left" w:pos="880"/>
              <w:tab w:val="right" w:leader="dot" w:pos="9016"/>
            </w:tabs>
            <w:rPr>
              <w:ins w:id="129" w:author="ADMIN" w:date="2021-03-15T16:10:00Z"/>
              <w:del w:id="130" w:author="Heritiana" w:date="2021-03-19T15:59:00Z"/>
              <w:rFonts w:asciiTheme="minorHAnsi" w:eastAsiaTheme="minorEastAsia" w:hAnsiTheme="minorHAnsi" w:cstheme="minorBidi"/>
              <w:noProof/>
              <w:color w:val="auto"/>
            </w:rPr>
          </w:pPr>
          <w:ins w:id="131" w:author="ADMIN" w:date="2021-03-15T16:10:00Z">
            <w:del w:id="132" w:author="Heritiana" w:date="2021-03-19T15:59:00Z">
              <w:r w:rsidRPr="007E6FB2" w:rsidDel="007E6FB2">
                <w:rPr>
                  <w:rStyle w:val="Lienhypertexte"/>
                  <w:noProof/>
                </w:rPr>
                <w:delText>I.</w:delText>
              </w:r>
              <w:r w:rsidDel="007E6FB2">
                <w:rPr>
                  <w:rFonts w:asciiTheme="minorHAnsi" w:eastAsiaTheme="minorEastAsia" w:hAnsiTheme="minorHAnsi" w:cstheme="minorBidi"/>
                  <w:noProof/>
                  <w:color w:val="auto"/>
                </w:rPr>
                <w:tab/>
              </w:r>
              <w:r w:rsidRPr="007E6FB2" w:rsidDel="007E6FB2">
                <w:rPr>
                  <w:rStyle w:val="Lienhypertexte"/>
                  <w:noProof/>
                </w:rPr>
                <w:delText>Réception et validation de rapport</w:delText>
              </w:r>
              <w:r w:rsidDel="007E6FB2">
                <w:rPr>
                  <w:noProof/>
                  <w:webHidden/>
                </w:rPr>
                <w:tab/>
                <w:delText>6</w:delText>
              </w:r>
            </w:del>
          </w:ins>
        </w:p>
        <w:p w14:paraId="3E6C975D" w14:textId="77777777" w:rsidR="00164A93" w:rsidDel="007E6FB2" w:rsidRDefault="00164A93">
          <w:pPr>
            <w:pStyle w:val="TM4"/>
            <w:tabs>
              <w:tab w:val="left" w:pos="1100"/>
              <w:tab w:val="right" w:leader="dot" w:pos="9016"/>
            </w:tabs>
            <w:rPr>
              <w:ins w:id="133" w:author="ADMIN" w:date="2021-03-15T16:10:00Z"/>
              <w:del w:id="134" w:author="Heritiana" w:date="2021-03-19T15:59:00Z"/>
              <w:rFonts w:asciiTheme="minorHAnsi" w:eastAsiaTheme="minorEastAsia" w:hAnsiTheme="minorHAnsi" w:cstheme="minorBidi"/>
              <w:noProof/>
              <w:color w:val="auto"/>
            </w:rPr>
          </w:pPr>
          <w:ins w:id="135" w:author="ADMIN" w:date="2021-03-15T16:10:00Z">
            <w:del w:id="136" w:author="Heritiana" w:date="2021-03-19T15:59:00Z">
              <w:r w:rsidRPr="007E6FB2" w:rsidDel="007E6FB2">
                <w:rPr>
                  <w:rStyle w:val="Lienhypertexte"/>
                  <w:noProof/>
                </w:rPr>
                <w:delText>1.</w:delText>
              </w:r>
              <w:r w:rsidDel="007E6FB2">
                <w:rPr>
                  <w:rFonts w:asciiTheme="minorHAnsi" w:eastAsiaTheme="minorEastAsia" w:hAnsiTheme="minorHAnsi" w:cstheme="minorBidi"/>
                  <w:noProof/>
                  <w:color w:val="auto"/>
                </w:rPr>
                <w:tab/>
              </w:r>
              <w:r w:rsidRPr="007E6FB2" w:rsidDel="007E6FB2">
                <w:rPr>
                  <w:rStyle w:val="Lienhypertexte"/>
                  <w:noProof/>
                </w:rPr>
                <w:delText>Les statuts d’un rapport</w:delText>
              </w:r>
              <w:r w:rsidDel="007E6FB2">
                <w:rPr>
                  <w:noProof/>
                  <w:webHidden/>
                </w:rPr>
                <w:tab/>
                <w:delText>6</w:delText>
              </w:r>
            </w:del>
          </w:ins>
        </w:p>
        <w:p w14:paraId="66F79304" w14:textId="77777777" w:rsidR="00164A93" w:rsidDel="007E6FB2" w:rsidRDefault="00164A93">
          <w:pPr>
            <w:pStyle w:val="TM4"/>
            <w:tabs>
              <w:tab w:val="left" w:pos="1100"/>
              <w:tab w:val="right" w:leader="dot" w:pos="9016"/>
            </w:tabs>
            <w:rPr>
              <w:ins w:id="137" w:author="ADMIN" w:date="2021-03-15T16:10:00Z"/>
              <w:del w:id="138" w:author="Heritiana" w:date="2021-03-19T15:59:00Z"/>
              <w:rFonts w:asciiTheme="minorHAnsi" w:eastAsiaTheme="minorEastAsia" w:hAnsiTheme="minorHAnsi" w:cstheme="minorBidi"/>
              <w:noProof/>
              <w:color w:val="auto"/>
            </w:rPr>
          </w:pPr>
          <w:ins w:id="139" w:author="ADMIN" w:date="2021-03-15T16:10:00Z">
            <w:del w:id="140" w:author="Heritiana" w:date="2021-03-19T15:59:00Z">
              <w:r w:rsidRPr="007E6FB2" w:rsidDel="007E6FB2">
                <w:rPr>
                  <w:rStyle w:val="Lienhypertexte"/>
                  <w:noProof/>
                </w:rPr>
                <w:delText>2.</w:delText>
              </w:r>
              <w:r w:rsidDel="007E6FB2">
                <w:rPr>
                  <w:rFonts w:asciiTheme="minorHAnsi" w:eastAsiaTheme="minorEastAsia" w:hAnsiTheme="minorHAnsi" w:cstheme="minorBidi"/>
                  <w:noProof/>
                  <w:color w:val="auto"/>
                </w:rPr>
                <w:tab/>
              </w:r>
              <w:r w:rsidRPr="007E6FB2" w:rsidDel="007E6FB2">
                <w:rPr>
                  <w:rStyle w:val="Lienhypertexte"/>
                  <w:noProof/>
                </w:rPr>
                <w:delText>En cas de refus d’un rapport</w:delText>
              </w:r>
              <w:r w:rsidDel="007E6FB2">
                <w:rPr>
                  <w:noProof/>
                  <w:webHidden/>
                </w:rPr>
                <w:tab/>
                <w:delText>7</w:delText>
              </w:r>
            </w:del>
          </w:ins>
        </w:p>
        <w:p w14:paraId="42CFDE30" w14:textId="77777777" w:rsidR="00164A93" w:rsidDel="007E6FB2" w:rsidRDefault="00164A93">
          <w:pPr>
            <w:pStyle w:val="TM3"/>
            <w:tabs>
              <w:tab w:val="left" w:pos="880"/>
              <w:tab w:val="right" w:leader="dot" w:pos="9016"/>
            </w:tabs>
            <w:rPr>
              <w:ins w:id="141" w:author="ADMIN" w:date="2021-03-15T16:10:00Z"/>
              <w:del w:id="142" w:author="Heritiana" w:date="2021-03-19T15:59:00Z"/>
              <w:rFonts w:asciiTheme="minorHAnsi" w:eastAsiaTheme="minorEastAsia" w:hAnsiTheme="minorHAnsi" w:cstheme="minorBidi"/>
              <w:noProof/>
              <w:color w:val="auto"/>
            </w:rPr>
          </w:pPr>
          <w:ins w:id="143" w:author="ADMIN" w:date="2021-03-15T16:10:00Z">
            <w:del w:id="144" w:author="Heritiana" w:date="2021-03-19T15:59:00Z">
              <w:r w:rsidRPr="007E6FB2" w:rsidDel="007E6FB2">
                <w:rPr>
                  <w:rStyle w:val="Lienhypertexte"/>
                  <w:noProof/>
                </w:rPr>
                <w:delText>II.</w:delText>
              </w:r>
              <w:r w:rsidDel="007E6FB2">
                <w:rPr>
                  <w:rFonts w:asciiTheme="minorHAnsi" w:eastAsiaTheme="minorEastAsia" w:hAnsiTheme="minorHAnsi" w:cstheme="minorBidi"/>
                  <w:noProof/>
                  <w:color w:val="auto"/>
                </w:rPr>
                <w:tab/>
              </w:r>
              <w:r w:rsidRPr="007E6FB2" w:rsidDel="007E6FB2">
                <w:rPr>
                  <w:rStyle w:val="Lienhypertexte"/>
                  <w:i/>
                  <w:noProof/>
                </w:rPr>
                <w:delText>Consultation</w:delText>
              </w:r>
              <w:r w:rsidRPr="007E6FB2" w:rsidDel="007E6FB2">
                <w:rPr>
                  <w:rStyle w:val="Lienhypertexte"/>
                  <w:noProof/>
                </w:rPr>
                <w:delText xml:space="preserve"> de la liste des SFD qui ont des retards de rapports</w:delText>
              </w:r>
              <w:r w:rsidDel="007E6FB2">
                <w:rPr>
                  <w:noProof/>
                  <w:webHidden/>
                </w:rPr>
                <w:tab/>
                <w:delText>7</w:delText>
              </w:r>
            </w:del>
          </w:ins>
        </w:p>
        <w:p w14:paraId="3B8BBA32" w14:textId="77777777" w:rsidR="00164A93" w:rsidDel="007E6FB2" w:rsidRDefault="00164A93">
          <w:pPr>
            <w:pStyle w:val="TM3"/>
            <w:tabs>
              <w:tab w:val="left" w:pos="880"/>
              <w:tab w:val="right" w:leader="dot" w:pos="9016"/>
            </w:tabs>
            <w:rPr>
              <w:ins w:id="145" w:author="ADMIN" w:date="2021-03-15T16:10:00Z"/>
              <w:del w:id="146" w:author="Heritiana" w:date="2021-03-19T15:59:00Z"/>
              <w:rFonts w:asciiTheme="minorHAnsi" w:eastAsiaTheme="minorEastAsia" w:hAnsiTheme="minorHAnsi" w:cstheme="minorBidi"/>
              <w:noProof/>
              <w:color w:val="auto"/>
            </w:rPr>
          </w:pPr>
          <w:ins w:id="147" w:author="ADMIN" w:date="2021-03-15T16:10:00Z">
            <w:del w:id="148" w:author="Heritiana" w:date="2021-03-19T15:59:00Z">
              <w:r w:rsidRPr="007E6FB2" w:rsidDel="007E6FB2">
                <w:rPr>
                  <w:rStyle w:val="Lienhypertexte"/>
                  <w:noProof/>
                </w:rPr>
                <w:delText>III.</w:delText>
              </w:r>
              <w:r w:rsidDel="007E6FB2">
                <w:rPr>
                  <w:rFonts w:asciiTheme="minorHAnsi" w:eastAsiaTheme="minorEastAsia" w:hAnsiTheme="minorHAnsi" w:cstheme="minorBidi"/>
                  <w:noProof/>
                  <w:color w:val="auto"/>
                </w:rPr>
                <w:tab/>
              </w:r>
              <w:r w:rsidRPr="007E6FB2" w:rsidDel="007E6FB2">
                <w:rPr>
                  <w:rStyle w:val="Lienhypertexte"/>
                  <w:noProof/>
                </w:rPr>
                <w:delText>Les notifications</w:delText>
              </w:r>
              <w:r w:rsidDel="007E6FB2">
                <w:rPr>
                  <w:noProof/>
                  <w:webHidden/>
                </w:rPr>
                <w:tab/>
                <w:delText>8</w:delText>
              </w:r>
            </w:del>
          </w:ins>
        </w:p>
        <w:p w14:paraId="7A72D312" w14:textId="77777777" w:rsidR="00164A93" w:rsidDel="007E6FB2" w:rsidRDefault="00164A93">
          <w:pPr>
            <w:pStyle w:val="TM4"/>
            <w:tabs>
              <w:tab w:val="left" w:pos="1100"/>
              <w:tab w:val="right" w:leader="dot" w:pos="9016"/>
            </w:tabs>
            <w:rPr>
              <w:ins w:id="149" w:author="ADMIN" w:date="2021-03-15T16:10:00Z"/>
              <w:del w:id="150" w:author="Heritiana" w:date="2021-03-19T15:59:00Z"/>
              <w:rFonts w:asciiTheme="minorHAnsi" w:eastAsiaTheme="minorEastAsia" w:hAnsiTheme="minorHAnsi" w:cstheme="minorBidi"/>
              <w:noProof/>
              <w:color w:val="auto"/>
            </w:rPr>
          </w:pPr>
          <w:ins w:id="151" w:author="ADMIN" w:date="2021-03-15T16:10:00Z">
            <w:del w:id="152" w:author="Heritiana" w:date="2021-03-19T15:59:00Z">
              <w:r w:rsidRPr="007E6FB2" w:rsidDel="007E6FB2">
                <w:rPr>
                  <w:rStyle w:val="Lienhypertexte"/>
                  <w:noProof/>
                </w:rPr>
                <w:delText>1.</w:delText>
              </w:r>
              <w:r w:rsidDel="007E6FB2">
                <w:rPr>
                  <w:rFonts w:asciiTheme="minorHAnsi" w:eastAsiaTheme="minorEastAsia" w:hAnsiTheme="minorHAnsi" w:cstheme="minorBidi"/>
                  <w:noProof/>
                  <w:color w:val="auto"/>
                </w:rPr>
                <w:tab/>
              </w:r>
              <w:r w:rsidRPr="007E6FB2" w:rsidDel="007E6FB2">
                <w:rPr>
                  <w:rStyle w:val="Lienhypertexte"/>
                  <w:noProof/>
                </w:rPr>
                <w:delText>Par courriel</w:delText>
              </w:r>
              <w:r w:rsidDel="007E6FB2">
                <w:rPr>
                  <w:noProof/>
                  <w:webHidden/>
                </w:rPr>
                <w:tab/>
                <w:delText>8</w:delText>
              </w:r>
            </w:del>
          </w:ins>
        </w:p>
        <w:p w14:paraId="2218619C" w14:textId="77777777" w:rsidR="00164A93" w:rsidDel="007E6FB2" w:rsidRDefault="00164A93">
          <w:pPr>
            <w:pStyle w:val="TM4"/>
            <w:tabs>
              <w:tab w:val="left" w:pos="1100"/>
              <w:tab w:val="right" w:leader="dot" w:pos="9016"/>
            </w:tabs>
            <w:rPr>
              <w:ins w:id="153" w:author="ADMIN" w:date="2021-03-15T16:10:00Z"/>
              <w:del w:id="154" w:author="Heritiana" w:date="2021-03-19T15:59:00Z"/>
              <w:rFonts w:asciiTheme="minorHAnsi" w:eastAsiaTheme="minorEastAsia" w:hAnsiTheme="minorHAnsi" w:cstheme="minorBidi"/>
              <w:noProof/>
              <w:color w:val="auto"/>
            </w:rPr>
          </w:pPr>
          <w:ins w:id="155" w:author="ADMIN" w:date="2021-03-15T16:10:00Z">
            <w:del w:id="156" w:author="Heritiana" w:date="2021-03-19T15:59:00Z">
              <w:r w:rsidRPr="007E6FB2" w:rsidDel="007E6FB2">
                <w:rPr>
                  <w:rStyle w:val="Lienhypertexte"/>
                  <w:noProof/>
                </w:rPr>
                <w:delText>2.</w:delText>
              </w:r>
              <w:r w:rsidDel="007E6FB2">
                <w:rPr>
                  <w:rFonts w:asciiTheme="minorHAnsi" w:eastAsiaTheme="minorEastAsia" w:hAnsiTheme="minorHAnsi" w:cstheme="minorBidi"/>
                  <w:noProof/>
                  <w:color w:val="auto"/>
                </w:rPr>
                <w:tab/>
              </w:r>
              <w:r w:rsidRPr="007E6FB2" w:rsidDel="007E6FB2">
                <w:rPr>
                  <w:rStyle w:val="Lienhypertexte"/>
                  <w:noProof/>
                </w:rPr>
                <w:delText>Sur la barre d’état de la plateforme</w:delText>
              </w:r>
              <w:r w:rsidDel="007E6FB2">
                <w:rPr>
                  <w:noProof/>
                  <w:webHidden/>
                </w:rPr>
                <w:tab/>
                <w:delText>9</w:delText>
              </w:r>
            </w:del>
          </w:ins>
        </w:p>
        <w:p w14:paraId="1C65721E" w14:textId="77777777" w:rsidR="00164A93" w:rsidDel="007E6FB2" w:rsidRDefault="00164A93">
          <w:pPr>
            <w:pStyle w:val="TM4"/>
            <w:tabs>
              <w:tab w:val="left" w:pos="1100"/>
              <w:tab w:val="right" w:leader="dot" w:pos="9016"/>
            </w:tabs>
            <w:rPr>
              <w:ins w:id="157" w:author="ADMIN" w:date="2021-03-15T16:10:00Z"/>
              <w:del w:id="158" w:author="Heritiana" w:date="2021-03-19T15:59:00Z"/>
              <w:rFonts w:asciiTheme="minorHAnsi" w:eastAsiaTheme="minorEastAsia" w:hAnsiTheme="minorHAnsi" w:cstheme="minorBidi"/>
              <w:noProof/>
              <w:color w:val="auto"/>
            </w:rPr>
          </w:pPr>
          <w:ins w:id="159" w:author="ADMIN" w:date="2021-03-15T16:10:00Z">
            <w:del w:id="160" w:author="Heritiana" w:date="2021-03-19T15:59:00Z">
              <w:r w:rsidRPr="007E6FB2" w:rsidDel="007E6FB2">
                <w:rPr>
                  <w:rStyle w:val="Lienhypertexte"/>
                  <w:noProof/>
                </w:rPr>
                <w:delText>3.</w:delText>
              </w:r>
              <w:r w:rsidDel="007E6FB2">
                <w:rPr>
                  <w:rFonts w:asciiTheme="minorHAnsi" w:eastAsiaTheme="minorEastAsia" w:hAnsiTheme="minorHAnsi" w:cstheme="minorBidi"/>
                  <w:noProof/>
                  <w:color w:val="auto"/>
                </w:rPr>
                <w:tab/>
              </w:r>
              <w:r w:rsidRPr="007E6FB2" w:rsidDel="007E6FB2">
                <w:rPr>
                  <w:rStyle w:val="Lienhypertexte"/>
                  <w:noProof/>
                </w:rPr>
                <w:delText>Dans le tableau de bord</w:delText>
              </w:r>
              <w:r w:rsidDel="007E6FB2">
                <w:rPr>
                  <w:noProof/>
                  <w:webHidden/>
                </w:rPr>
                <w:tab/>
                <w:delText>9</w:delText>
              </w:r>
            </w:del>
          </w:ins>
        </w:p>
        <w:p w14:paraId="7AD7B792" w14:textId="77777777" w:rsidR="00164A93" w:rsidDel="007E6FB2" w:rsidRDefault="00164A93">
          <w:pPr>
            <w:pStyle w:val="TM3"/>
            <w:tabs>
              <w:tab w:val="left" w:pos="1100"/>
              <w:tab w:val="right" w:leader="dot" w:pos="9016"/>
            </w:tabs>
            <w:rPr>
              <w:ins w:id="161" w:author="ADMIN" w:date="2021-03-15T16:10:00Z"/>
              <w:del w:id="162" w:author="Heritiana" w:date="2021-03-19T15:59:00Z"/>
              <w:rFonts w:asciiTheme="minorHAnsi" w:eastAsiaTheme="minorEastAsia" w:hAnsiTheme="minorHAnsi" w:cstheme="minorBidi"/>
              <w:noProof/>
              <w:color w:val="auto"/>
            </w:rPr>
          </w:pPr>
          <w:ins w:id="163" w:author="ADMIN" w:date="2021-03-15T16:10:00Z">
            <w:del w:id="164" w:author="Heritiana" w:date="2021-03-19T15:59:00Z">
              <w:r w:rsidRPr="007E6FB2" w:rsidDel="007E6FB2">
                <w:rPr>
                  <w:rStyle w:val="Lienhypertexte"/>
                  <w:noProof/>
                  <w:highlight w:val="yellow"/>
                </w:rPr>
                <w:delText>IV.</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Ajout d’un document dans la plateforme</w:delText>
              </w:r>
              <w:r w:rsidDel="007E6FB2">
                <w:rPr>
                  <w:noProof/>
                  <w:webHidden/>
                </w:rPr>
                <w:tab/>
                <w:delText>10</w:delText>
              </w:r>
            </w:del>
          </w:ins>
        </w:p>
        <w:p w14:paraId="40AA519A" w14:textId="77777777" w:rsidR="00164A93" w:rsidDel="007E6FB2" w:rsidRDefault="00164A93">
          <w:pPr>
            <w:pStyle w:val="TM3"/>
            <w:tabs>
              <w:tab w:val="left" w:pos="880"/>
              <w:tab w:val="right" w:leader="dot" w:pos="9016"/>
            </w:tabs>
            <w:rPr>
              <w:ins w:id="165" w:author="ADMIN" w:date="2021-03-15T16:10:00Z"/>
              <w:del w:id="166" w:author="Heritiana" w:date="2021-03-19T15:59:00Z"/>
              <w:rFonts w:asciiTheme="minorHAnsi" w:eastAsiaTheme="minorEastAsia" w:hAnsiTheme="minorHAnsi" w:cstheme="minorBidi"/>
              <w:noProof/>
              <w:color w:val="auto"/>
            </w:rPr>
          </w:pPr>
          <w:ins w:id="167" w:author="ADMIN" w:date="2021-03-15T16:10:00Z">
            <w:del w:id="168" w:author="Heritiana" w:date="2021-03-19T15:59:00Z">
              <w:r w:rsidRPr="007E6FB2" w:rsidDel="007E6FB2">
                <w:rPr>
                  <w:rStyle w:val="Lienhypertexte"/>
                  <w:noProof/>
                  <w:highlight w:val="yellow"/>
                </w:rPr>
                <w:delText>V.</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Echanges entre les membres de l’ARSM</w:delText>
              </w:r>
              <w:r w:rsidDel="007E6FB2">
                <w:rPr>
                  <w:noProof/>
                  <w:webHidden/>
                </w:rPr>
                <w:tab/>
                <w:delText>13</w:delText>
              </w:r>
            </w:del>
          </w:ins>
        </w:p>
        <w:p w14:paraId="61095AA2" w14:textId="77777777" w:rsidR="00164A93" w:rsidDel="007E6FB2" w:rsidRDefault="00164A93">
          <w:pPr>
            <w:pStyle w:val="TM3"/>
            <w:tabs>
              <w:tab w:val="left" w:pos="1100"/>
              <w:tab w:val="right" w:leader="dot" w:pos="9016"/>
            </w:tabs>
            <w:rPr>
              <w:ins w:id="169" w:author="ADMIN" w:date="2021-03-15T16:10:00Z"/>
              <w:del w:id="170" w:author="Heritiana" w:date="2021-03-19T15:59:00Z"/>
              <w:rFonts w:asciiTheme="minorHAnsi" w:eastAsiaTheme="minorEastAsia" w:hAnsiTheme="minorHAnsi" w:cstheme="minorBidi"/>
              <w:noProof/>
              <w:color w:val="auto"/>
            </w:rPr>
          </w:pPr>
          <w:ins w:id="171" w:author="ADMIN" w:date="2021-03-15T16:10:00Z">
            <w:del w:id="172" w:author="Heritiana" w:date="2021-03-19T15:59:00Z">
              <w:r w:rsidRPr="007E6FB2" w:rsidDel="007E6FB2">
                <w:rPr>
                  <w:rStyle w:val="Lienhypertexte"/>
                  <w:noProof/>
                  <w:highlight w:val="yellow"/>
                </w:rPr>
                <w:delText>VI.</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Echanges de document entre l’ARSM et les SFD</w:delText>
              </w:r>
              <w:r w:rsidDel="007E6FB2">
                <w:rPr>
                  <w:noProof/>
                  <w:webHidden/>
                </w:rPr>
                <w:tab/>
                <w:delText>15</w:delText>
              </w:r>
            </w:del>
          </w:ins>
        </w:p>
        <w:p w14:paraId="3EE6E2F3" w14:textId="77777777" w:rsidR="00164A93" w:rsidDel="007E6FB2" w:rsidRDefault="00164A93">
          <w:pPr>
            <w:pStyle w:val="TM3"/>
            <w:tabs>
              <w:tab w:val="left" w:pos="1100"/>
              <w:tab w:val="right" w:leader="dot" w:pos="9016"/>
            </w:tabs>
            <w:rPr>
              <w:ins w:id="173" w:author="ADMIN" w:date="2021-03-15T16:10:00Z"/>
              <w:del w:id="174" w:author="Heritiana" w:date="2021-03-19T15:59:00Z"/>
              <w:rFonts w:asciiTheme="minorHAnsi" w:eastAsiaTheme="minorEastAsia" w:hAnsiTheme="minorHAnsi" w:cstheme="minorBidi"/>
              <w:noProof/>
              <w:color w:val="auto"/>
            </w:rPr>
          </w:pPr>
          <w:ins w:id="175" w:author="ADMIN" w:date="2021-03-15T16:10:00Z">
            <w:del w:id="176" w:author="Heritiana" w:date="2021-03-19T15:59:00Z">
              <w:r w:rsidRPr="007E6FB2" w:rsidDel="007E6FB2">
                <w:rPr>
                  <w:rStyle w:val="Lienhypertexte"/>
                  <w:noProof/>
                  <w:highlight w:val="yellow"/>
                </w:rPr>
                <w:delText>VII.</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Téléchargement d’un fichier sur la plateforme</w:delText>
              </w:r>
              <w:r w:rsidDel="007E6FB2">
                <w:rPr>
                  <w:noProof/>
                  <w:webHidden/>
                </w:rPr>
                <w:tab/>
                <w:delText>18</w:delText>
              </w:r>
            </w:del>
          </w:ins>
        </w:p>
        <w:p w14:paraId="3A9D65E9" w14:textId="77777777" w:rsidR="00164A93" w:rsidDel="007E6FB2" w:rsidRDefault="00164A93">
          <w:pPr>
            <w:pStyle w:val="TM4"/>
            <w:tabs>
              <w:tab w:val="left" w:pos="1100"/>
              <w:tab w:val="right" w:leader="dot" w:pos="9016"/>
            </w:tabs>
            <w:rPr>
              <w:ins w:id="177" w:author="ADMIN" w:date="2021-03-15T16:10:00Z"/>
              <w:del w:id="178" w:author="Heritiana" w:date="2021-03-19T15:59:00Z"/>
              <w:rFonts w:asciiTheme="minorHAnsi" w:eastAsiaTheme="minorEastAsia" w:hAnsiTheme="minorHAnsi" w:cstheme="minorBidi"/>
              <w:noProof/>
              <w:color w:val="auto"/>
            </w:rPr>
          </w:pPr>
          <w:ins w:id="179" w:author="ADMIN" w:date="2021-03-15T16:10:00Z">
            <w:del w:id="180" w:author="Heritiana" w:date="2021-03-19T15:59:00Z">
              <w:r w:rsidRPr="007E6FB2" w:rsidDel="007E6FB2">
                <w:rPr>
                  <w:rStyle w:val="Lienhypertexte"/>
                  <w:noProof/>
                  <w:highlight w:val="yellow"/>
                </w:rPr>
                <w:delText>1.</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Clic droit puis « Télécharger »</w:delText>
              </w:r>
              <w:r w:rsidDel="007E6FB2">
                <w:rPr>
                  <w:noProof/>
                  <w:webHidden/>
                </w:rPr>
                <w:tab/>
                <w:delText>18</w:delText>
              </w:r>
            </w:del>
          </w:ins>
        </w:p>
        <w:p w14:paraId="435B691F" w14:textId="77777777" w:rsidR="00164A93" w:rsidDel="007E6FB2" w:rsidRDefault="00164A93">
          <w:pPr>
            <w:pStyle w:val="TM4"/>
            <w:tabs>
              <w:tab w:val="left" w:pos="1100"/>
              <w:tab w:val="right" w:leader="dot" w:pos="9016"/>
            </w:tabs>
            <w:rPr>
              <w:ins w:id="181" w:author="ADMIN" w:date="2021-03-15T16:10:00Z"/>
              <w:del w:id="182" w:author="Heritiana" w:date="2021-03-19T15:59:00Z"/>
              <w:rFonts w:asciiTheme="minorHAnsi" w:eastAsiaTheme="minorEastAsia" w:hAnsiTheme="minorHAnsi" w:cstheme="minorBidi"/>
              <w:noProof/>
              <w:color w:val="auto"/>
            </w:rPr>
          </w:pPr>
          <w:ins w:id="183" w:author="ADMIN" w:date="2021-03-15T16:10:00Z">
            <w:del w:id="184" w:author="Heritiana" w:date="2021-03-19T15:59:00Z">
              <w:r w:rsidRPr="007E6FB2" w:rsidDel="007E6FB2">
                <w:rPr>
                  <w:rStyle w:val="Lienhypertexte"/>
                  <w:noProof/>
                  <w:highlight w:val="yellow"/>
                </w:rPr>
                <w:delText>2.</w:delText>
              </w:r>
              <w:r w:rsidDel="007E6FB2">
                <w:rPr>
                  <w:rFonts w:asciiTheme="minorHAnsi" w:eastAsiaTheme="minorEastAsia" w:hAnsiTheme="minorHAnsi" w:cstheme="minorBidi"/>
                  <w:noProof/>
                  <w:color w:val="auto"/>
                </w:rPr>
                <w:tab/>
              </w:r>
              <w:r w:rsidRPr="007E6FB2" w:rsidDel="007E6FB2">
                <w:rPr>
                  <w:rStyle w:val="Lienhypertexte"/>
                  <w:noProof/>
                  <w:highlight w:val="yellow"/>
                </w:rPr>
                <w:delText>Double clic sur le document</w:delText>
              </w:r>
              <w:r w:rsidDel="007E6FB2">
                <w:rPr>
                  <w:noProof/>
                  <w:webHidden/>
                </w:rPr>
                <w:tab/>
                <w:delText>19</w:delText>
              </w:r>
            </w:del>
          </w:ins>
        </w:p>
        <w:p w14:paraId="24DC9D0F" w14:textId="77777777" w:rsidR="00164A93" w:rsidDel="007E6FB2" w:rsidRDefault="00164A93">
          <w:pPr>
            <w:pStyle w:val="TM2"/>
            <w:tabs>
              <w:tab w:val="left" w:pos="660"/>
              <w:tab w:val="right" w:leader="dot" w:pos="9016"/>
            </w:tabs>
            <w:rPr>
              <w:ins w:id="185" w:author="ADMIN" w:date="2021-03-15T16:10:00Z"/>
              <w:del w:id="186" w:author="Heritiana" w:date="2021-03-19T15:59:00Z"/>
              <w:rFonts w:asciiTheme="minorHAnsi" w:eastAsiaTheme="minorEastAsia" w:hAnsiTheme="minorHAnsi" w:cstheme="minorBidi"/>
              <w:noProof/>
              <w:color w:val="auto"/>
            </w:rPr>
          </w:pPr>
          <w:ins w:id="187" w:author="ADMIN" w:date="2021-03-15T16:10:00Z">
            <w:del w:id="188" w:author="Heritiana" w:date="2021-03-19T15:59:00Z">
              <w:r w:rsidRPr="007E6FB2" w:rsidDel="007E6FB2">
                <w:rPr>
                  <w:rStyle w:val="Lienhypertexte"/>
                  <w:noProof/>
                </w:rPr>
                <w:delText>C.</w:delText>
              </w:r>
              <w:r w:rsidDel="007E6FB2">
                <w:rPr>
                  <w:rFonts w:asciiTheme="minorHAnsi" w:eastAsiaTheme="minorEastAsia" w:hAnsiTheme="minorHAnsi" w:cstheme="minorBidi"/>
                  <w:noProof/>
                  <w:color w:val="auto"/>
                </w:rPr>
                <w:tab/>
              </w:r>
              <w:r w:rsidRPr="007E6FB2" w:rsidDel="007E6FB2">
                <w:rPr>
                  <w:rStyle w:val="Lienhypertexte"/>
                  <w:noProof/>
                </w:rPr>
                <w:delText>Navigation sur OpenKM</w:delText>
              </w:r>
              <w:r w:rsidDel="007E6FB2">
                <w:rPr>
                  <w:noProof/>
                  <w:webHidden/>
                </w:rPr>
                <w:tab/>
                <w:delText>20</w:delText>
              </w:r>
            </w:del>
          </w:ins>
        </w:p>
        <w:p w14:paraId="3E821746" w14:textId="77777777" w:rsidR="00164A93" w:rsidDel="007E6FB2" w:rsidRDefault="00164A93">
          <w:pPr>
            <w:pStyle w:val="TM3"/>
            <w:tabs>
              <w:tab w:val="left" w:pos="880"/>
              <w:tab w:val="right" w:leader="dot" w:pos="9016"/>
            </w:tabs>
            <w:rPr>
              <w:ins w:id="189" w:author="ADMIN" w:date="2021-03-15T16:10:00Z"/>
              <w:del w:id="190" w:author="Heritiana" w:date="2021-03-19T15:59:00Z"/>
              <w:rFonts w:asciiTheme="minorHAnsi" w:eastAsiaTheme="minorEastAsia" w:hAnsiTheme="minorHAnsi" w:cstheme="minorBidi"/>
              <w:noProof/>
              <w:color w:val="auto"/>
            </w:rPr>
          </w:pPr>
          <w:ins w:id="191" w:author="ADMIN" w:date="2021-03-15T16:10:00Z">
            <w:del w:id="192" w:author="Heritiana" w:date="2021-03-19T15:59:00Z">
              <w:r w:rsidRPr="007E6FB2" w:rsidDel="007E6FB2">
                <w:rPr>
                  <w:rStyle w:val="Lienhypertexte"/>
                  <w:noProof/>
                </w:rPr>
                <w:delText>I.</w:delText>
              </w:r>
              <w:r w:rsidDel="007E6FB2">
                <w:rPr>
                  <w:rFonts w:asciiTheme="minorHAnsi" w:eastAsiaTheme="minorEastAsia" w:hAnsiTheme="minorHAnsi" w:cstheme="minorBidi"/>
                  <w:noProof/>
                  <w:color w:val="auto"/>
                </w:rPr>
                <w:tab/>
              </w:r>
              <w:r w:rsidRPr="007E6FB2" w:rsidDel="007E6FB2">
                <w:rPr>
                  <w:rStyle w:val="Lienhypertexte"/>
                  <w:noProof/>
                </w:rPr>
                <w:delText>Accès à la plateforme</w:delText>
              </w:r>
              <w:r w:rsidDel="007E6FB2">
                <w:rPr>
                  <w:noProof/>
                  <w:webHidden/>
                </w:rPr>
                <w:tab/>
                <w:delText>20</w:delText>
              </w:r>
            </w:del>
          </w:ins>
        </w:p>
        <w:p w14:paraId="1FC3B591" w14:textId="77777777" w:rsidR="00164A93" w:rsidDel="007E6FB2" w:rsidRDefault="00164A93">
          <w:pPr>
            <w:pStyle w:val="TM3"/>
            <w:tabs>
              <w:tab w:val="left" w:pos="880"/>
              <w:tab w:val="right" w:leader="dot" w:pos="9016"/>
            </w:tabs>
            <w:rPr>
              <w:ins w:id="193" w:author="ADMIN" w:date="2021-03-15T16:10:00Z"/>
              <w:del w:id="194" w:author="Heritiana" w:date="2021-03-19T15:59:00Z"/>
              <w:rFonts w:asciiTheme="minorHAnsi" w:eastAsiaTheme="minorEastAsia" w:hAnsiTheme="minorHAnsi" w:cstheme="minorBidi"/>
              <w:noProof/>
              <w:color w:val="auto"/>
            </w:rPr>
          </w:pPr>
          <w:ins w:id="195" w:author="ADMIN" w:date="2021-03-15T16:10:00Z">
            <w:del w:id="196" w:author="Heritiana" w:date="2021-03-19T15:59:00Z">
              <w:r w:rsidRPr="007E6FB2" w:rsidDel="007E6FB2">
                <w:rPr>
                  <w:rStyle w:val="Lienhypertexte"/>
                  <w:noProof/>
                </w:rPr>
                <w:delText>II.</w:delText>
              </w:r>
              <w:r w:rsidDel="007E6FB2">
                <w:rPr>
                  <w:rFonts w:asciiTheme="minorHAnsi" w:eastAsiaTheme="minorEastAsia" w:hAnsiTheme="minorHAnsi" w:cstheme="minorBidi"/>
                  <w:noProof/>
                  <w:color w:val="auto"/>
                </w:rPr>
                <w:tab/>
              </w:r>
              <w:r w:rsidRPr="007E6FB2" w:rsidDel="007E6FB2">
                <w:rPr>
                  <w:rStyle w:val="Lienhypertexte"/>
                  <w:noProof/>
                </w:rPr>
                <w:delText>Quitter la plateforme</w:delText>
              </w:r>
              <w:r w:rsidDel="007E6FB2">
                <w:rPr>
                  <w:noProof/>
                  <w:webHidden/>
                </w:rPr>
                <w:tab/>
                <w:delText>22</w:delText>
              </w:r>
            </w:del>
          </w:ins>
        </w:p>
        <w:p w14:paraId="32194D0D" w14:textId="77777777" w:rsidR="00164A93" w:rsidDel="007E6FB2" w:rsidRDefault="00164A93">
          <w:pPr>
            <w:pStyle w:val="TM3"/>
            <w:tabs>
              <w:tab w:val="left" w:pos="880"/>
              <w:tab w:val="right" w:leader="dot" w:pos="9016"/>
            </w:tabs>
            <w:rPr>
              <w:ins w:id="197" w:author="ADMIN" w:date="2021-03-15T16:10:00Z"/>
              <w:del w:id="198" w:author="Heritiana" w:date="2021-03-19T15:59:00Z"/>
              <w:rFonts w:asciiTheme="minorHAnsi" w:eastAsiaTheme="minorEastAsia" w:hAnsiTheme="minorHAnsi" w:cstheme="minorBidi"/>
              <w:noProof/>
              <w:color w:val="auto"/>
            </w:rPr>
          </w:pPr>
          <w:ins w:id="199" w:author="ADMIN" w:date="2021-03-15T16:10:00Z">
            <w:del w:id="200" w:author="Heritiana" w:date="2021-03-19T15:59:00Z">
              <w:r w:rsidRPr="007E6FB2" w:rsidDel="007E6FB2">
                <w:rPr>
                  <w:rStyle w:val="Lienhypertexte"/>
                  <w:noProof/>
                </w:rPr>
                <w:delText>III.</w:delText>
              </w:r>
              <w:r w:rsidDel="007E6FB2">
                <w:rPr>
                  <w:rFonts w:asciiTheme="minorHAnsi" w:eastAsiaTheme="minorEastAsia" w:hAnsiTheme="minorHAnsi" w:cstheme="minorBidi"/>
                  <w:noProof/>
                  <w:color w:val="auto"/>
                </w:rPr>
                <w:tab/>
              </w:r>
              <w:r w:rsidRPr="007E6FB2" w:rsidDel="007E6FB2">
                <w:rPr>
                  <w:rStyle w:val="Lienhypertexte"/>
                  <w:noProof/>
                </w:rPr>
                <w:delText>Mode de fonctionnement</w:delText>
              </w:r>
              <w:r w:rsidDel="007E6FB2">
                <w:rPr>
                  <w:noProof/>
                  <w:webHidden/>
                </w:rPr>
                <w:tab/>
                <w:delText>23</w:delText>
              </w:r>
            </w:del>
          </w:ins>
        </w:p>
        <w:p w14:paraId="0FADA93E" w14:textId="77777777" w:rsidR="00164A93" w:rsidDel="007E6FB2" w:rsidRDefault="00164A93">
          <w:pPr>
            <w:pStyle w:val="TM4"/>
            <w:tabs>
              <w:tab w:val="left" w:pos="1100"/>
              <w:tab w:val="right" w:leader="dot" w:pos="9016"/>
            </w:tabs>
            <w:rPr>
              <w:ins w:id="201" w:author="ADMIN" w:date="2021-03-15T16:10:00Z"/>
              <w:del w:id="202" w:author="Heritiana" w:date="2021-03-19T15:59:00Z"/>
              <w:rFonts w:asciiTheme="minorHAnsi" w:eastAsiaTheme="minorEastAsia" w:hAnsiTheme="minorHAnsi" w:cstheme="minorBidi"/>
              <w:noProof/>
              <w:color w:val="auto"/>
            </w:rPr>
          </w:pPr>
          <w:ins w:id="203" w:author="ADMIN" w:date="2021-03-15T16:10:00Z">
            <w:del w:id="204" w:author="Heritiana" w:date="2021-03-19T15:59:00Z">
              <w:r w:rsidRPr="007E6FB2" w:rsidDel="007E6FB2">
                <w:rPr>
                  <w:rStyle w:val="Lienhypertexte"/>
                  <w:noProof/>
                </w:rPr>
                <w:delText>1.</w:delText>
              </w:r>
              <w:r w:rsidDel="007E6FB2">
                <w:rPr>
                  <w:rFonts w:asciiTheme="minorHAnsi" w:eastAsiaTheme="minorEastAsia" w:hAnsiTheme="minorHAnsi" w:cstheme="minorBidi"/>
                  <w:noProof/>
                  <w:color w:val="auto"/>
                </w:rPr>
                <w:tab/>
              </w:r>
              <w:r w:rsidRPr="007E6FB2" w:rsidDel="007E6FB2">
                <w:rPr>
                  <w:rStyle w:val="Lienhypertexte"/>
                  <w:noProof/>
                </w:rPr>
                <w:delText>Le menu</w:delText>
              </w:r>
              <w:r w:rsidDel="007E6FB2">
                <w:rPr>
                  <w:noProof/>
                  <w:webHidden/>
                </w:rPr>
                <w:tab/>
                <w:delText>24</w:delText>
              </w:r>
            </w:del>
          </w:ins>
        </w:p>
        <w:p w14:paraId="144267DF" w14:textId="77777777" w:rsidR="00164A93" w:rsidDel="007E6FB2" w:rsidRDefault="00164A93">
          <w:pPr>
            <w:pStyle w:val="TM4"/>
            <w:tabs>
              <w:tab w:val="left" w:pos="1100"/>
              <w:tab w:val="right" w:leader="dot" w:pos="9016"/>
            </w:tabs>
            <w:rPr>
              <w:ins w:id="205" w:author="ADMIN" w:date="2021-03-15T16:10:00Z"/>
              <w:del w:id="206" w:author="Heritiana" w:date="2021-03-19T15:59:00Z"/>
              <w:rFonts w:asciiTheme="minorHAnsi" w:eastAsiaTheme="minorEastAsia" w:hAnsiTheme="minorHAnsi" w:cstheme="minorBidi"/>
              <w:noProof/>
              <w:color w:val="auto"/>
            </w:rPr>
          </w:pPr>
          <w:ins w:id="207" w:author="ADMIN" w:date="2021-03-15T16:10:00Z">
            <w:del w:id="208" w:author="Heritiana" w:date="2021-03-19T15:59:00Z">
              <w:r w:rsidRPr="007E6FB2" w:rsidDel="007E6FB2">
                <w:rPr>
                  <w:rStyle w:val="Lienhypertexte"/>
                  <w:noProof/>
                </w:rPr>
                <w:delText>2.</w:delText>
              </w:r>
              <w:r w:rsidDel="007E6FB2">
                <w:rPr>
                  <w:rFonts w:asciiTheme="minorHAnsi" w:eastAsiaTheme="minorEastAsia" w:hAnsiTheme="minorHAnsi" w:cstheme="minorBidi"/>
                  <w:noProof/>
                  <w:color w:val="auto"/>
                </w:rPr>
                <w:tab/>
              </w:r>
              <w:r w:rsidRPr="007E6FB2" w:rsidDel="007E6FB2">
                <w:rPr>
                  <w:rStyle w:val="Lienhypertexte"/>
                  <w:noProof/>
                </w:rPr>
                <w:delText>La barre de recherche rapide</w:delText>
              </w:r>
              <w:r w:rsidDel="007E6FB2">
                <w:rPr>
                  <w:noProof/>
                  <w:webHidden/>
                </w:rPr>
                <w:tab/>
                <w:delText>29</w:delText>
              </w:r>
            </w:del>
          </w:ins>
        </w:p>
        <w:p w14:paraId="5297A044" w14:textId="77777777" w:rsidR="00164A93" w:rsidDel="007E6FB2" w:rsidRDefault="00164A93">
          <w:pPr>
            <w:pStyle w:val="TM4"/>
            <w:tabs>
              <w:tab w:val="left" w:pos="1100"/>
              <w:tab w:val="right" w:leader="dot" w:pos="9016"/>
            </w:tabs>
            <w:rPr>
              <w:ins w:id="209" w:author="ADMIN" w:date="2021-03-15T16:10:00Z"/>
              <w:del w:id="210" w:author="Heritiana" w:date="2021-03-19T15:59:00Z"/>
              <w:rFonts w:asciiTheme="minorHAnsi" w:eastAsiaTheme="minorEastAsia" w:hAnsiTheme="minorHAnsi" w:cstheme="minorBidi"/>
              <w:noProof/>
              <w:color w:val="auto"/>
            </w:rPr>
          </w:pPr>
          <w:ins w:id="211" w:author="ADMIN" w:date="2021-03-15T16:10:00Z">
            <w:del w:id="212" w:author="Heritiana" w:date="2021-03-19T15:59:00Z">
              <w:r w:rsidRPr="007E6FB2" w:rsidDel="007E6FB2">
                <w:rPr>
                  <w:rStyle w:val="Lienhypertexte"/>
                  <w:noProof/>
                </w:rPr>
                <w:delText>3.</w:delText>
              </w:r>
              <w:r w:rsidDel="007E6FB2">
                <w:rPr>
                  <w:rFonts w:asciiTheme="minorHAnsi" w:eastAsiaTheme="minorEastAsia" w:hAnsiTheme="minorHAnsi" w:cstheme="minorBidi"/>
                  <w:noProof/>
                  <w:color w:val="auto"/>
                </w:rPr>
                <w:tab/>
              </w:r>
              <w:r w:rsidRPr="007E6FB2" w:rsidDel="007E6FB2">
                <w:rPr>
                  <w:rStyle w:val="Lienhypertexte"/>
                  <w:noProof/>
                </w:rPr>
                <w:delText>La barre des outils</w:delText>
              </w:r>
              <w:r w:rsidDel="007E6FB2">
                <w:rPr>
                  <w:noProof/>
                  <w:webHidden/>
                </w:rPr>
                <w:tab/>
                <w:delText>29</w:delText>
              </w:r>
            </w:del>
          </w:ins>
        </w:p>
        <w:p w14:paraId="1DEC2AC5" w14:textId="77777777" w:rsidR="00164A93" w:rsidDel="007E6FB2" w:rsidRDefault="00164A93">
          <w:pPr>
            <w:pStyle w:val="TM4"/>
            <w:tabs>
              <w:tab w:val="left" w:pos="1100"/>
              <w:tab w:val="right" w:leader="dot" w:pos="9016"/>
            </w:tabs>
            <w:rPr>
              <w:ins w:id="213" w:author="ADMIN" w:date="2021-03-15T16:10:00Z"/>
              <w:del w:id="214" w:author="Heritiana" w:date="2021-03-19T15:59:00Z"/>
              <w:rFonts w:asciiTheme="minorHAnsi" w:eastAsiaTheme="minorEastAsia" w:hAnsiTheme="minorHAnsi" w:cstheme="minorBidi"/>
              <w:noProof/>
              <w:color w:val="auto"/>
            </w:rPr>
          </w:pPr>
          <w:ins w:id="215" w:author="ADMIN" w:date="2021-03-15T16:10:00Z">
            <w:del w:id="216" w:author="Heritiana" w:date="2021-03-19T15:59:00Z">
              <w:r w:rsidRPr="007E6FB2" w:rsidDel="007E6FB2">
                <w:rPr>
                  <w:rStyle w:val="Lienhypertexte"/>
                  <w:noProof/>
                </w:rPr>
                <w:delText>4.</w:delText>
              </w:r>
              <w:r w:rsidDel="007E6FB2">
                <w:rPr>
                  <w:rFonts w:asciiTheme="minorHAnsi" w:eastAsiaTheme="minorEastAsia" w:hAnsiTheme="minorHAnsi" w:cstheme="minorBidi"/>
                  <w:noProof/>
                  <w:color w:val="auto"/>
                </w:rPr>
                <w:tab/>
              </w:r>
              <w:r w:rsidRPr="007E6FB2" w:rsidDel="007E6FB2">
                <w:rPr>
                  <w:rStyle w:val="Lienhypertexte"/>
                  <w:noProof/>
                </w:rPr>
                <w:delText>Le chemin</w:delText>
              </w:r>
              <w:r w:rsidDel="007E6FB2">
                <w:rPr>
                  <w:noProof/>
                  <w:webHidden/>
                </w:rPr>
                <w:tab/>
                <w:delText>29</w:delText>
              </w:r>
            </w:del>
          </w:ins>
        </w:p>
        <w:p w14:paraId="083187C9" w14:textId="77777777" w:rsidR="00164A93" w:rsidDel="007E6FB2" w:rsidRDefault="00164A93">
          <w:pPr>
            <w:pStyle w:val="TM4"/>
            <w:tabs>
              <w:tab w:val="left" w:pos="1100"/>
              <w:tab w:val="right" w:leader="dot" w:pos="9016"/>
            </w:tabs>
            <w:rPr>
              <w:ins w:id="217" w:author="ADMIN" w:date="2021-03-15T16:10:00Z"/>
              <w:del w:id="218" w:author="Heritiana" w:date="2021-03-19T15:59:00Z"/>
              <w:rFonts w:asciiTheme="minorHAnsi" w:eastAsiaTheme="minorEastAsia" w:hAnsiTheme="minorHAnsi" w:cstheme="minorBidi"/>
              <w:noProof/>
              <w:color w:val="auto"/>
            </w:rPr>
          </w:pPr>
          <w:ins w:id="219" w:author="ADMIN" w:date="2021-03-15T16:10:00Z">
            <w:del w:id="220" w:author="Heritiana" w:date="2021-03-19T15:59:00Z">
              <w:r w:rsidRPr="007E6FB2" w:rsidDel="007E6FB2">
                <w:rPr>
                  <w:rStyle w:val="Lienhypertexte"/>
                  <w:noProof/>
                </w:rPr>
                <w:delText>5.</w:delText>
              </w:r>
              <w:r w:rsidDel="007E6FB2">
                <w:rPr>
                  <w:rFonts w:asciiTheme="minorHAnsi" w:eastAsiaTheme="minorEastAsia" w:hAnsiTheme="minorHAnsi" w:cstheme="minorBidi"/>
                  <w:noProof/>
                  <w:color w:val="auto"/>
                </w:rPr>
                <w:tab/>
              </w:r>
              <w:r w:rsidRPr="007E6FB2" w:rsidDel="007E6FB2">
                <w:rPr>
                  <w:rStyle w:val="Lienhypertexte"/>
                  <w:noProof/>
                </w:rPr>
                <w:delText>Option d’affichage : Le bureau</w:delText>
              </w:r>
              <w:r w:rsidDel="007E6FB2">
                <w:rPr>
                  <w:noProof/>
                  <w:webHidden/>
                </w:rPr>
                <w:tab/>
                <w:delText>29</w:delText>
              </w:r>
            </w:del>
          </w:ins>
        </w:p>
        <w:p w14:paraId="6F32D0AE" w14:textId="77777777" w:rsidR="00164A93" w:rsidDel="007E6FB2" w:rsidRDefault="00164A93">
          <w:pPr>
            <w:pStyle w:val="TM4"/>
            <w:tabs>
              <w:tab w:val="left" w:pos="1100"/>
              <w:tab w:val="right" w:leader="dot" w:pos="9016"/>
            </w:tabs>
            <w:rPr>
              <w:ins w:id="221" w:author="ADMIN" w:date="2021-03-15T16:10:00Z"/>
              <w:del w:id="222" w:author="Heritiana" w:date="2021-03-19T15:59:00Z"/>
              <w:rFonts w:asciiTheme="minorHAnsi" w:eastAsiaTheme="minorEastAsia" w:hAnsiTheme="minorHAnsi" w:cstheme="minorBidi"/>
              <w:noProof/>
              <w:color w:val="auto"/>
            </w:rPr>
          </w:pPr>
          <w:ins w:id="223" w:author="ADMIN" w:date="2021-03-15T16:10:00Z">
            <w:del w:id="224" w:author="Heritiana" w:date="2021-03-19T15:59:00Z">
              <w:r w:rsidRPr="007E6FB2" w:rsidDel="007E6FB2">
                <w:rPr>
                  <w:rStyle w:val="Lienhypertexte"/>
                  <w:noProof/>
                </w:rPr>
                <w:delText>6.</w:delText>
              </w:r>
              <w:r w:rsidDel="007E6FB2">
                <w:rPr>
                  <w:rFonts w:asciiTheme="minorHAnsi" w:eastAsiaTheme="minorEastAsia" w:hAnsiTheme="minorHAnsi" w:cstheme="minorBidi"/>
                  <w:noProof/>
                  <w:color w:val="auto"/>
                </w:rPr>
                <w:tab/>
              </w:r>
              <w:r w:rsidRPr="007E6FB2" w:rsidDel="007E6FB2">
                <w:rPr>
                  <w:rStyle w:val="Lienhypertexte"/>
                  <w:noProof/>
                </w:rPr>
                <w:delText>Option d’affichage : Le moteur de recherche</w:delText>
              </w:r>
              <w:r w:rsidDel="007E6FB2">
                <w:rPr>
                  <w:noProof/>
                  <w:webHidden/>
                </w:rPr>
                <w:tab/>
                <w:delText>33</w:delText>
              </w:r>
            </w:del>
          </w:ins>
        </w:p>
        <w:p w14:paraId="0B7C98ED" w14:textId="77777777" w:rsidR="00164A93" w:rsidDel="007E6FB2" w:rsidRDefault="00164A93">
          <w:pPr>
            <w:pStyle w:val="TM4"/>
            <w:tabs>
              <w:tab w:val="left" w:pos="1100"/>
              <w:tab w:val="right" w:leader="dot" w:pos="9016"/>
            </w:tabs>
            <w:rPr>
              <w:ins w:id="225" w:author="ADMIN" w:date="2021-03-15T16:10:00Z"/>
              <w:del w:id="226" w:author="Heritiana" w:date="2021-03-19T15:59:00Z"/>
              <w:rFonts w:asciiTheme="minorHAnsi" w:eastAsiaTheme="minorEastAsia" w:hAnsiTheme="minorHAnsi" w:cstheme="minorBidi"/>
              <w:noProof/>
              <w:color w:val="auto"/>
            </w:rPr>
          </w:pPr>
          <w:ins w:id="227" w:author="ADMIN" w:date="2021-03-15T16:10:00Z">
            <w:del w:id="228" w:author="Heritiana" w:date="2021-03-19T15:59:00Z">
              <w:r w:rsidRPr="007E6FB2" w:rsidDel="007E6FB2">
                <w:rPr>
                  <w:rStyle w:val="Lienhypertexte"/>
                  <w:noProof/>
                </w:rPr>
                <w:delText>7.</w:delText>
              </w:r>
              <w:r w:rsidDel="007E6FB2">
                <w:rPr>
                  <w:rFonts w:asciiTheme="minorHAnsi" w:eastAsiaTheme="minorEastAsia" w:hAnsiTheme="minorHAnsi" w:cstheme="minorBidi"/>
                  <w:noProof/>
                  <w:color w:val="auto"/>
                </w:rPr>
                <w:tab/>
              </w:r>
              <w:r w:rsidRPr="007E6FB2" w:rsidDel="007E6FB2">
                <w:rPr>
                  <w:rStyle w:val="Lienhypertexte"/>
                  <w:noProof/>
                </w:rPr>
                <w:delText>Option d’affichage : Le tableau de bord</w:delText>
              </w:r>
              <w:r w:rsidDel="007E6FB2">
                <w:rPr>
                  <w:noProof/>
                  <w:webHidden/>
                </w:rPr>
                <w:tab/>
                <w:delText>38</w:delText>
              </w:r>
            </w:del>
          </w:ins>
        </w:p>
        <w:p w14:paraId="46037D5C" w14:textId="77777777" w:rsidR="00164A93" w:rsidDel="007E6FB2" w:rsidRDefault="00164A93">
          <w:pPr>
            <w:pStyle w:val="TM4"/>
            <w:tabs>
              <w:tab w:val="left" w:pos="1100"/>
              <w:tab w:val="right" w:leader="dot" w:pos="9016"/>
            </w:tabs>
            <w:rPr>
              <w:ins w:id="229" w:author="ADMIN" w:date="2021-03-15T16:10:00Z"/>
              <w:del w:id="230" w:author="Heritiana" w:date="2021-03-19T15:59:00Z"/>
              <w:rFonts w:asciiTheme="minorHAnsi" w:eastAsiaTheme="minorEastAsia" w:hAnsiTheme="minorHAnsi" w:cstheme="minorBidi"/>
              <w:noProof/>
              <w:color w:val="auto"/>
            </w:rPr>
          </w:pPr>
          <w:ins w:id="231" w:author="ADMIN" w:date="2021-03-15T16:10:00Z">
            <w:del w:id="232" w:author="Heritiana" w:date="2021-03-19T15:59:00Z">
              <w:r w:rsidRPr="007E6FB2" w:rsidDel="007E6FB2">
                <w:rPr>
                  <w:rStyle w:val="Lienhypertexte"/>
                  <w:noProof/>
                </w:rPr>
                <w:delText>8.</w:delText>
              </w:r>
              <w:r w:rsidDel="007E6FB2">
                <w:rPr>
                  <w:rFonts w:asciiTheme="minorHAnsi" w:eastAsiaTheme="minorEastAsia" w:hAnsiTheme="minorHAnsi" w:cstheme="minorBidi"/>
                  <w:noProof/>
                  <w:color w:val="auto"/>
                </w:rPr>
                <w:tab/>
              </w:r>
              <w:r w:rsidRPr="007E6FB2" w:rsidDel="007E6FB2">
                <w:rPr>
                  <w:rStyle w:val="Lienhypertexte"/>
                  <w:noProof/>
                </w:rPr>
                <w:delText>La barre d’état</w:delText>
              </w:r>
              <w:r w:rsidDel="007E6FB2">
                <w:rPr>
                  <w:noProof/>
                  <w:webHidden/>
                </w:rPr>
                <w:tab/>
                <w:delText>44</w:delText>
              </w:r>
            </w:del>
          </w:ins>
        </w:p>
        <w:p w14:paraId="0EED1448" w14:textId="77777777" w:rsidR="00164A93" w:rsidDel="007E6FB2" w:rsidRDefault="00164A93">
          <w:pPr>
            <w:pStyle w:val="TM2"/>
            <w:tabs>
              <w:tab w:val="left" w:pos="660"/>
              <w:tab w:val="right" w:leader="dot" w:pos="9016"/>
            </w:tabs>
            <w:rPr>
              <w:ins w:id="233" w:author="ADMIN" w:date="2021-03-15T16:10:00Z"/>
              <w:del w:id="234" w:author="Heritiana" w:date="2021-03-19T15:59:00Z"/>
              <w:rFonts w:asciiTheme="minorHAnsi" w:eastAsiaTheme="minorEastAsia" w:hAnsiTheme="minorHAnsi" w:cstheme="minorBidi"/>
              <w:noProof/>
              <w:color w:val="auto"/>
            </w:rPr>
          </w:pPr>
          <w:ins w:id="235" w:author="ADMIN" w:date="2021-03-15T16:10:00Z">
            <w:del w:id="236" w:author="Heritiana" w:date="2021-03-19T15:59:00Z">
              <w:r w:rsidRPr="007E6FB2" w:rsidDel="007E6FB2">
                <w:rPr>
                  <w:rStyle w:val="Lienhypertexte"/>
                  <w:noProof/>
                </w:rPr>
                <w:delText>D.</w:delText>
              </w:r>
              <w:r w:rsidDel="007E6FB2">
                <w:rPr>
                  <w:rFonts w:asciiTheme="minorHAnsi" w:eastAsiaTheme="minorEastAsia" w:hAnsiTheme="minorHAnsi" w:cstheme="minorBidi"/>
                  <w:noProof/>
                  <w:color w:val="auto"/>
                </w:rPr>
                <w:tab/>
              </w:r>
              <w:r w:rsidRPr="007E6FB2" w:rsidDel="007E6FB2">
                <w:rPr>
                  <w:rStyle w:val="Lienhypertexte"/>
                  <w:noProof/>
                </w:rPr>
                <w:delText>Les messages d’erreurs fréquents</w:delText>
              </w:r>
              <w:r w:rsidDel="007E6FB2">
                <w:rPr>
                  <w:noProof/>
                  <w:webHidden/>
                </w:rPr>
                <w:tab/>
                <w:delText>46</w:delText>
              </w:r>
            </w:del>
          </w:ins>
        </w:p>
        <w:p w14:paraId="0BFC37B6" w14:textId="77777777" w:rsidR="00E26CAC" w:rsidDel="007E6FB2" w:rsidRDefault="00E26CAC">
          <w:pPr>
            <w:pStyle w:val="TM1"/>
            <w:tabs>
              <w:tab w:val="right" w:leader="dot" w:pos="9016"/>
            </w:tabs>
            <w:rPr>
              <w:ins w:id="237" w:author="Michael LABARRE" w:date="2021-03-12T20:12:00Z"/>
              <w:del w:id="238" w:author="Heritiana" w:date="2021-03-19T15:59:00Z"/>
              <w:rFonts w:asciiTheme="minorHAnsi" w:eastAsiaTheme="minorEastAsia" w:hAnsiTheme="minorHAnsi" w:cstheme="minorBidi"/>
              <w:noProof/>
              <w:color w:val="auto"/>
            </w:rPr>
          </w:pPr>
          <w:ins w:id="239" w:author="Michael LABARRE" w:date="2021-03-12T20:12:00Z">
            <w:del w:id="240" w:author="Heritiana" w:date="2021-03-19T15:59:00Z">
              <w:r w:rsidRPr="00FE346B" w:rsidDel="007E6FB2">
                <w:rPr>
                  <w:rStyle w:val="Lienhypertexte"/>
                  <w:noProof/>
                </w:rPr>
                <w:delText>Table des matières</w:delText>
              </w:r>
              <w:r w:rsidDel="007E6FB2">
                <w:rPr>
                  <w:noProof/>
                  <w:webHidden/>
                </w:rPr>
                <w:tab/>
                <w:delText>2</w:delText>
              </w:r>
            </w:del>
          </w:ins>
        </w:p>
        <w:p w14:paraId="65F1E65B" w14:textId="77777777" w:rsidR="00E26CAC" w:rsidDel="007E6FB2" w:rsidRDefault="00E26CAC">
          <w:pPr>
            <w:pStyle w:val="TM1"/>
            <w:tabs>
              <w:tab w:val="right" w:leader="dot" w:pos="9016"/>
            </w:tabs>
            <w:rPr>
              <w:ins w:id="241" w:author="Michael LABARRE" w:date="2021-03-12T20:12:00Z"/>
              <w:del w:id="242" w:author="Heritiana" w:date="2021-03-19T15:59:00Z"/>
              <w:rFonts w:asciiTheme="minorHAnsi" w:eastAsiaTheme="minorEastAsia" w:hAnsiTheme="minorHAnsi" w:cstheme="minorBidi"/>
              <w:noProof/>
              <w:color w:val="auto"/>
            </w:rPr>
          </w:pPr>
          <w:ins w:id="243" w:author="Michael LABARRE" w:date="2021-03-12T20:12:00Z">
            <w:del w:id="244" w:author="Heritiana" w:date="2021-03-19T15:59:00Z">
              <w:r w:rsidRPr="00FE346B" w:rsidDel="007E6FB2">
                <w:rPr>
                  <w:rStyle w:val="Lienhypertexte"/>
                  <w:noProof/>
                </w:rPr>
                <w:delText>Liste des figures</w:delText>
              </w:r>
              <w:r w:rsidDel="007E6FB2">
                <w:rPr>
                  <w:noProof/>
                  <w:webHidden/>
                </w:rPr>
                <w:tab/>
                <w:delText>3</w:delText>
              </w:r>
            </w:del>
          </w:ins>
        </w:p>
        <w:p w14:paraId="0C1F1577" w14:textId="77777777" w:rsidR="00E26CAC" w:rsidDel="007E6FB2" w:rsidRDefault="00E26CAC">
          <w:pPr>
            <w:pStyle w:val="TM2"/>
            <w:tabs>
              <w:tab w:val="left" w:pos="660"/>
              <w:tab w:val="right" w:leader="dot" w:pos="9016"/>
            </w:tabs>
            <w:rPr>
              <w:ins w:id="245" w:author="Michael LABARRE" w:date="2021-03-12T20:12:00Z"/>
              <w:del w:id="246" w:author="Heritiana" w:date="2021-03-19T15:59:00Z"/>
              <w:rFonts w:asciiTheme="minorHAnsi" w:eastAsiaTheme="minorEastAsia" w:hAnsiTheme="minorHAnsi" w:cstheme="minorBidi"/>
              <w:noProof/>
              <w:color w:val="auto"/>
            </w:rPr>
          </w:pPr>
          <w:ins w:id="247" w:author="Michael LABARRE" w:date="2021-03-12T20:12:00Z">
            <w:del w:id="248" w:author="Heritiana" w:date="2021-03-19T15:59:00Z">
              <w:r w:rsidRPr="00FE346B" w:rsidDel="007E6FB2">
                <w:rPr>
                  <w:rStyle w:val="Lienhypertexte"/>
                  <w:noProof/>
                </w:rPr>
                <w:delText>A.</w:delText>
              </w:r>
              <w:r w:rsidDel="007E6FB2">
                <w:rPr>
                  <w:rFonts w:asciiTheme="minorHAnsi" w:eastAsiaTheme="minorEastAsia" w:hAnsiTheme="minorHAnsi" w:cstheme="minorBidi"/>
                  <w:noProof/>
                  <w:color w:val="auto"/>
                </w:rPr>
                <w:tab/>
              </w:r>
              <w:r w:rsidRPr="00FE346B" w:rsidDel="007E6FB2">
                <w:rPr>
                  <w:rStyle w:val="Lienhypertexte"/>
                  <w:noProof/>
                </w:rPr>
                <w:delText>Introduction : A propos d’OpenKM</w:delText>
              </w:r>
              <w:r w:rsidDel="007E6FB2">
                <w:rPr>
                  <w:noProof/>
                  <w:webHidden/>
                </w:rPr>
                <w:tab/>
                <w:delText>5</w:delText>
              </w:r>
            </w:del>
          </w:ins>
        </w:p>
        <w:p w14:paraId="1F8738FE" w14:textId="77777777" w:rsidR="00E26CAC" w:rsidDel="007E6FB2" w:rsidRDefault="00E26CAC">
          <w:pPr>
            <w:pStyle w:val="TM2"/>
            <w:tabs>
              <w:tab w:val="left" w:pos="660"/>
              <w:tab w:val="right" w:leader="dot" w:pos="9016"/>
            </w:tabs>
            <w:rPr>
              <w:ins w:id="249" w:author="Michael LABARRE" w:date="2021-03-12T20:12:00Z"/>
              <w:del w:id="250" w:author="Heritiana" w:date="2021-03-19T15:59:00Z"/>
              <w:rFonts w:asciiTheme="minorHAnsi" w:eastAsiaTheme="minorEastAsia" w:hAnsiTheme="minorHAnsi" w:cstheme="minorBidi"/>
              <w:noProof/>
              <w:color w:val="auto"/>
            </w:rPr>
          </w:pPr>
          <w:ins w:id="251" w:author="Michael LABARRE" w:date="2021-03-12T20:12:00Z">
            <w:del w:id="252" w:author="Heritiana" w:date="2021-03-19T15:59:00Z">
              <w:r w:rsidRPr="00FE346B" w:rsidDel="007E6FB2">
                <w:rPr>
                  <w:rStyle w:val="Lienhypertexte"/>
                  <w:noProof/>
                </w:rPr>
                <w:delText>B.</w:delText>
              </w:r>
              <w:r w:rsidDel="007E6FB2">
                <w:rPr>
                  <w:rFonts w:asciiTheme="minorHAnsi" w:eastAsiaTheme="minorEastAsia" w:hAnsiTheme="minorHAnsi" w:cstheme="minorBidi"/>
                  <w:noProof/>
                  <w:color w:val="auto"/>
                </w:rPr>
                <w:tab/>
              </w:r>
              <w:r w:rsidRPr="00FE346B" w:rsidDel="007E6FB2">
                <w:rPr>
                  <w:rStyle w:val="Lienhypertexte"/>
                  <w:noProof/>
                </w:rPr>
                <w:delText>Cas pratique d’un Utilisateur au sein de l’ARSM</w:delText>
              </w:r>
              <w:r w:rsidDel="007E6FB2">
                <w:rPr>
                  <w:noProof/>
                  <w:webHidden/>
                </w:rPr>
                <w:tab/>
                <w:delText>6</w:delText>
              </w:r>
            </w:del>
          </w:ins>
        </w:p>
        <w:p w14:paraId="21A23C0C" w14:textId="77777777" w:rsidR="00E26CAC" w:rsidDel="007E6FB2" w:rsidRDefault="00E26CAC">
          <w:pPr>
            <w:pStyle w:val="TM3"/>
            <w:tabs>
              <w:tab w:val="left" w:pos="880"/>
              <w:tab w:val="right" w:leader="dot" w:pos="9016"/>
            </w:tabs>
            <w:rPr>
              <w:ins w:id="253" w:author="Michael LABARRE" w:date="2021-03-12T20:12:00Z"/>
              <w:del w:id="254" w:author="Heritiana" w:date="2021-03-19T15:59:00Z"/>
              <w:rFonts w:asciiTheme="minorHAnsi" w:eastAsiaTheme="minorEastAsia" w:hAnsiTheme="minorHAnsi" w:cstheme="minorBidi"/>
              <w:noProof/>
              <w:color w:val="auto"/>
            </w:rPr>
          </w:pPr>
          <w:ins w:id="255" w:author="Michael LABARRE" w:date="2021-03-12T20:12:00Z">
            <w:del w:id="256" w:author="Heritiana" w:date="2021-03-19T15:59:00Z">
              <w:r w:rsidRPr="00FE346B" w:rsidDel="007E6FB2">
                <w:rPr>
                  <w:rStyle w:val="Lienhypertexte"/>
                  <w:noProof/>
                </w:rPr>
                <w:delText>I.</w:delText>
              </w:r>
              <w:r w:rsidDel="007E6FB2">
                <w:rPr>
                  <w:rFonts w:asciiTheme="minorHAnsi" w:eastAsiaTheme="minorEastAsia" w:hAnsiTheme="minorHAnsi" w:cstheme="minorBidi"/>
                  <w:noProof/>
                  <w:color w:val="auto"/>
                </w:rPr>
                <w:tab/>
              </w:r>
              <w:r w:rsidRPr="00FE346B" w:rsidDel="007E6FB2">
                <w:rPr>
                  <w:rStyle w:val="Lienhypertexte"/>
                  <w:noProof/>
                </w:rPr>
                <w:delText>Réception et validation de rapport</w:delText>
              </w:r>
              <w:r w:rsidDel="007E6FB2">
                <w:rPr>
                  <w:noProof/>
                  <w:webHidden/>
                </w:rPr>
                <w:tab/>
                <w:delText>6</w:delText>
              </w:r>
            </w:del>
          </w:ins>
        </w:p>
        <w:p w14:paraId="67E64EAE" w14:textId="77777777" w:rsidR="00E26CAC" w:rsidDel="007E6FB2" w:rsidRDefault="00E26CAC">
          <w:pPr>
            <w:pStyle w:val="TM4"/>
            <w:tabs>
              <w:tab w:val="left" w:pos="1100"/>
              <w:tab w:val="right" w:leader="dot" w:pos="9016"/>
            </w:tabs>
            <w:rPr>
              <w:ins w:id="257" w:author="Michael LABARRE" w:date="2021-03-12T20:12:00Z"/>
              <w:del w:id="258" w:author="Heritiana" w:date="2021-03-19T15:59:00Z"/>
              <w:rFonts w:asciiTheme="minorHAnsi" w:eastAsiaTheme="minorEastAsia" w:hAnsiTheme="minorHAnsi" w:cstheme="minorBidi"/>
              <w:noProof/>
              <w:color w:val="auto"/>
            </w:rPr>
          </w:pPr>
          <w:ins w:id="259" w:author="Michael LABARRE" w:date="2021-03-12T20:12:00Z">
            <w:del w:id="260" w:author="Heritiana" w:date="2021-03-19T15:59:00Z">
              <w:r w:rsidRPr="00FE346B" w:rsidDel="007E6FB2">
                <w:rPr>
                  <w:rStyle w:val="Lienhypertexte"/>
                  <w:noProof/>
                </w:rPr>
                <w:delText>1.</w:delText>
              </w:r>
              <w:r w:rsidDel="007E6FB2">
                <w:rPr>
                  <w:rFonts w:asciiTheme="minorHAnsi" w:eastAsiaTheme="minorEastAsia" w:hAnsiTheme="minorHAnsi" w:cstheme="minorBidi"/>
                  <w:noProof/>
                  <w:color w:val="auto"/>
                </w:rPr>
                <w:tab/>
              </w:r>
              <w:r w:rsidRPr="00FE346B" w:rsidDel="007E6FB2">
                <w:rPr>
                  <w:rStyle w:val="Lienhypertexte"/>
                  <w:noProof/>
                </w:rPr>
                <w:delText>Les statuts d’un rapport</w:delText>
              </w:r>
              <w:r w:rsidDel="007E6FB2">
                <w:rPr>
                  <w:noProof/>
                  <w:webHidden/>
                </w:rPr>
                <w:tab/>
                <w:delText>6</w:delText>
              </w:r>
            </w:del>
          </w:ins>
        </w:p>
        <w:p w14:paraId="09655D81" w14:textId="77777777" w:rsidR="00E26CAC" w:rsidDel="007E6FB2" w:rsidRDefault="00E26CAC">
          <w:pPr>
            <w:pStyle w:val="TM4"/>
            <w:tabs>
              <w:tab w:val="left" w:pos="1100"/>
              <w:tab w:val="right" w:leader="dot" w:pos="9016"/>
            </w:tabs>
            <w:rPr>
              <w:ins w:id="261" w:author="Michael LABARRE" w:date="2021-03-12T20:12:00Z"/>
              <w:del w:id="262" w:author="Heritiana" w:date="2021-03-19T15:59:00Z"/>
              <w:rFonts w:asciiTheme="minorHAnsi" w:eastAsiaTheme="minorEastAsia" w:hAnsiTheme="minorHAnsi" w:cstheme="minorBidi"/>
              <w:noProof/>
              <w:color w:val="auto"/>
            </w:rPr>
          </w:pPr>
          <w:ins w:id="263" w:author="Michael LABARRE" w:date="2021-03-12T20:12:00Z">
            <w:del w:id="264" w:author="Heritiana" w:date="2021-03-19T15:59:00Z">
              <w:r w:rsidRPr="00FE346B" w:rsidDel="007E6FB2">
                <w:rPr>
                  <w:rStyle w:val="Lienhypertexte"/>
                  <w:noProof/>
                </w:rPr>
                <w:delText>2.</w:delText>
              </w:r>
              <w:r w:rsidDel="007E6FB2">
                <w:rPr>
                  <w:rFonts w:asciiTheme="minorHAnsi" w:eastAsiaTheme="minorEastAsia" w:hAnsiTheme="minorHAnsi" w:cstheme="minorBidi"/>
                  <w:noProof/>
                  <w:color w:val="auto"/>
                </w:rPr>
                <w:tab/>
              </w:r>
              <w:r w:rsidRPr="00FE346B" w:rsidDel="007E6FB2">
                <w:rPr>
                  <w:rStyle w:val="Lienhypertexte"/>
                  <w:noProof/>
                </w:rPr>
                <w:delText>En cas de refus d’un rapport</w:delText>
              </w:r>
              <w:r w:rsidDel="007E6FB2">
                <w:rPr>
                  <w:noProof/>
                  <w:webHidden/>
                </w:rPr>
                <w:tab/>
                <w:delText>7</w:delText>
              </w:r>
            </w:del>
          </w:ins>
        </w:p>
        <w:p w14:paraId="10C0CDBF" w14:textId="77777777" w:rsidR="00E26CAC" w:rsidDel="007E6FB2" w:rsidRDefault="00E26CAC">
          <w:pPr>
            <w:pStyle w:val="TM3"/>
            <w:tabs>
              <w:tab w:val="left" w:pos="880"/>
              <w:tab w:val="right" w:leader="dot" w:pos="9016"/>
            </w:tabs>
            <w:rPr>
              <w:ins w:id="265" w:author="Michael LABARRE" w:date="2021-03-12T20:12:00Z"/>
              <w:del w:id="266" w:author="Heritiana" w:date="2021-03-19T15:59:00Z"/>
              <w:rFonts w:asciiTheme="minorHAnsi" w:eastAsiaTheme="minorEastAsia" w:hAnsiTheme="minorHAnsi" w:cstheme="minorBidi"/>
              <w:noProof/>
              <w:color w:val="auto"/>
            </w:rPr>
          </w:pPr>
          <w:ins w:id="267" w:author="Michael LABARRE" w:date="2021-03-12T20:12:00Z">
            <w:del w:id="268" w:author="Heritiana" w:date="2021-03-19T15:59:00Z">
              <w:r w:rsidRPr="00FE346B" w:rsidDel="007E6FB2">
                <w:rPr>
                  <w:rStyle w:val="Lienhypertexte"/>
                  <w:noProof/>
                </w:rPr>
                <w:delText>II.</w:delText>
              </w:r>
              <w:r w:rsidDel="007E6FB2">
                <w:rPr>
                  <w:rFonts w:asciiTheme="minorHAnsi" w:eastAsiaTheme="minorEastAsia" w:hAnsiTheme="minorHAnsi" w:cstheme="minorBidi"/>
                  <w:noProof/>
                  <w:color w:val="auto"/>
                </w:rPr>
                <w:tab/>
              </w:r>
              <w:r w:rsidRPr="00FE346B" w:rsidDel="007E6FB2">
                <w:rPr>
                  <w:rStyle w:val="Lienhypertexte"/>
                  <w:i/>
                  <w:noProof/>
                </w:rPr>
                <w:delText>Consultation</w:delText>
              </w:r>
              <w:r w:rsidRPr="00FE346B" w:rsidDel="007E6FB2">
                <w:rPr>
                  <w:rStyle w:val="Lienhypertexte"/>
                  <w:noProof/>
                </w:rPr>
                <w:delText xml:space="preserve"> de la liste des SFD qui ont des retards de rapports</w:delText>
              </w:r>
              <w:r w:rsidDel="007E6FB2">
                <w:rPr>
                  <w:noProof/>
                  <w:webHidden/>
                </w:rPr>
                <w:tab/>
                <w:delText>7</w:delText>
              </w:r>
            </w:del>
          </w:ins>
        </w:p>
        <w:p w14:paraId="4FA1CE7C" w14:textId="77777777" w:rsidR="00E26CAC" w:rsidDel="007E6FB2" w:rsidRDefault="00E26CAC">
          <w:pPr>
            <w:pStyle w:val="TM3"/>
            <w:tabs>
              <w:tab w:val="left" w:pos="880"/>
              <w:tab w:val="right" w:leader="dot" w:pos="9016"/>
            </w:tabs>
            <w:rPr>
              <w:ins w:id="269" w:author="Michael LABARRE" w:date="2021-03-12T20:12:00Z"/>
              <w:del w:id="270" w:author="Heritiana" w:date="2021-03-19T15:59:00Z"/>
              <w:rFonts w:asciiTheme="minorHAnsi" w:eastAsiaTheme="minorEastAsia" w:hAnsiTheme="minorHAnsi" w:cstheme="minorBidi"/>
              <w:noProof/>
              <w:color w:val="auto"/>
            </w:rPr>
          </w:pPr>
          <w:ins w:id="271" w:author="Michael LABARRE" w:date="2021-03-12T20:12:00Z">
            <w:del w:id="272" w:author="Heritiana" w:date="2021-03-19T15:59:00Z">
              <w:r w:rsidRPr="00FE346B" w:rsidDel="007E6FB2">
                <w:rPr>
                  <w:rStyle w:val="Lienhypertexte"/>
                  <w:noProof/>
                </w:rPr>
                <w:delText>III.</w:delText>
              </w:r>
              <w:r w:rsidDel="007E6FB2">
                <w:rPr>
                  <w:rFonts w:asciiTheme="minorHAnsi" w:eastAsiaTheme="minorEastAsia" w:hAnsiTheme="minorHAnsi" w:cstheme="minorBidi"/>
                  <w:noProof/>
                  <w:color w:val="auto"/>
                </w:rPr>
                <w:tab/>
              </w:r>
              <w:r w:rsidRPr="00FE346B" w:rsidDel="007E6FB2">
                <w:rPr>
                  <w:rStyle w:val="Lienhypertexte"/>
                  <w:noProof/>
                </w:rPr>
                <w:delText>Les notifications</w:delText>
              </w:r>
              <w:r w:rsidDel="007E6FB2">
                <w:rPr>
                  <w:noProof/>
                  <w:webHidden/>
                </w:rPr>
                <w:tab/>
                <w:delText>8</w:delText>
              </w:r>
            </w:del>
          </w:ins>
        </w:p>
        <w:p w14:paraId="0D7B4A6F" w14:textId="77777777" w:rsidR="00E26CAC" w:rsidDel="007E6FB2" w:rsidRDefault="00E26CAC">
          <w:pPr>
            <w:pStyle w:val="TM4"/>
            <w:tabs>
              <w:tab w:val="left" w:pos="1100"/>
              <w:tab w:val="right" w:leader="dot" w:pos="9016"/>
            </w:tabs>
            <w:rPr>
              <w:ins w:id="273" w:author="Michael LABARRE" w:date="2021-03-12T20:12:00Z"/>
              <w:del w:id="274" w:author="Heritiana" w:date="2021-03-19T15:59:00Z"/>
              <w:rFonts w:asciiTheme="minorHAnsi" w:eastAsiaTheme="minorEastAsia" w:hAnsiTheme="minorHAnsi" w:cstheme="minorBidi"/>
              <w:noProof/>
              <w:color w:val="auto"/>
            </w:rPr>
          </w:pPr>
          <w:ins w:id="275" w:author="Michael LABARRE" w:date="2021-03-12T20:12:00Z">
            <w:del w:id="276" w:author="Heritiana" w:date="2021-03-19T15:59:00Z">
              <w:r w:rsidRPr="00FE346B" w:rsidDel="007E6FB2">
                <w:rPr>
                  <w:rStyle w:val="Lienhypertexte"/>
                  <w:noProof/>
                </w:rPr>
                <w:delText>1.</w:delText>
              </w:r>
              <w:r w:rsidDel="007E6FB2">
                <w:rPr>
                  <w:rFonts w:asciiTheme="minorHAnsi" w:eastAsiaTheme="minorEastAsia" w:hAnsiTheme="minorHAnsi" w:cstheme="minorBidi"/>
                  <w:noProof/>
                  <w:color w:val="auto"/>
                </w:rPr>
                <w:tab/>
              </w:r>
              <w:r w:rsidRPr="00FE346B" w:rsidDel="007E6FB2">
                <w:rPr>
                  <w:rStyle w:val="Lienhypertexte"/>
                  <w:noProof/>
                </w:rPr>
                <w:delText>Par courriel</w:delText>
              </w:r>
              <w:r w:rsidDel="007E6FB2">
                <w:rPr>
                  <w:noProof/>
                  <w:webHidden/>
                </w:rPr>
                <w:tab/>
                <w:delText>8</w:delText>
              </w:r>
            </w:del>
          </w:ins>
        </w:p>
        <w:p w14:paraId="4DE34091" w14:textId="77777777" w:rsidR="00E26CAC" w:rsidDel="007E6FB2" w:rsidRDefault="00E26CAC">
          <w:pPr>
            <w:pStyle w:val="TM4"/>
            <w:tabs>
              <w:tab w:val="left" w:pos="1100"/>
              <w:tab w:val="right" w:leader="dot" w:pos="9016"/>
            </w:tabs>
            <w:rPr>
              <w:ins w:id="277" w:author="Michael LABARRE" w:date="2021-03-12T20:12:00Z"/>
              <w:del w:id="278" w:author="Heritiana" w:date="2021-03-19T15:59:00Z"/>
              <w:rFonts w:asciiTheme="minorHAnsi" w:eastAsiaTheme="minorEastAsia" w:hAnsiTheme="minorHAnsi" w:cstheme="minorBidi"/>
              <w:noProof/>
              <w:color w:val="auto"/>
            </w:rPr>
          </w:pPr>
          <w:ins w:id="279" w:author="Michael LABARRE" w:date="2021-03-12T20:12:00Z">
            <w:del w:id="280" w:author="Heritiana" w:date="2021-03-19T15:59:00Z">
              <w:r w:rsidRPr="00FE346B" w:rsidDel="007E6FB2">
                <w:rPr>
                  <w:rStyle w:val="Lienhypertexte"/>
                  <w:noProof/>
                </w:rPr>
                <w:delText>2.</w:delText>
              </w:r>
              <w:r w:rsidDel="007E6FB2">
                <w:rPr>
                  <w:rFonts w:asciiTheme="minorHAnsi" w:eastAsiaTheme="minorEastAsia" w:hAnsiTheme="minorHAnsi" w:cstheme="minorBidi"/>
                  <w:noProof/>
                  <w:color w:val="auto"/>
                </w:rPr>
                <w:tab/>
              </w:r>
              <w:r w:rsidRPr="00FE346B" w:rsidDel="007E6FB2">
                <w:rPr>
                  <w:rStyle w:val="Lienhypertexte"/>
                  <w:noProof/>
                </w:rPr>
                <w:delText>Sur la barre d’état de la plateforme</w:delText>
              </w:r>
              <w:r w:rsidDel="007E6FB2">
                <w:rPr>
                  <w:noProof/>
                  <w:webHidden/>
                </w:rPr>
                <w:tab/>
                <w:delText>9</w:delText>
              </w:r>
            </w:del>
          </w:ins>
        </w:p>
        <w:p w14:paraId="2230D604" w14:textId="77777777" w:rsidR="00E26CAC" w:rsidDel="007E6FB2" w:rsidRDefault="00E26CAC">
          <w:pPr>
            <w:pStyle w:val="TM4"/>
            <w:tabs>
              <w:tab w:val="left" w:pos="1100"/>
              <w:tab w:val="right" w:leader="dot" w:pos="9016"/>
            </w:tabs>
            <w:rPr>
              <w:ins w:id="281" w:author="Michael LABARRE" w:date="2021-03-12T20:12:00Z"/>
              <w:del w:id="282" w:author="Heritiana" w:date="2021-03-19T15:59:00Z"/>
              <w:rFonts w:asciiTheme="minorHAnsi" w:eastAsiaTheme="minorEastAsia" w:hAnsiTheme="minorHAnsi" w:cstheme="minorBidi"/>
              <w:noProof/>
              <w:color w:val="auto"/>
            </w:rPr>
          </w:pPr>
          <w:ins w:id="283" w:author="Michael LABARRE" w:date="2021-03-12T20:12:00Z">
            <w:del w:id="284" w:author="Heritiana" w:date="2021-03-19T15:59:00Z">
              <w:r w:rsidRPr="00FE346B" w:rsidDel="007E6FB2">
                <w:rPr>
                  <w:rStyle w:val="Lienhypertexte"/>
                  <w:noProof/>
                </w:rPr>
                <w:delText>3.</w:delText>
              </w:r>
              <w:r w:rsidDel="007E6FB2">
                <w:rPr>
                  <w:rFonts w:asciiTheme="minorHAnsi" w:eastAsiaTheme="minorEastAsia" w:hAnsiTheme="minorHAnsi" w:cstheme="minorBidi"/>
                  <w:noProof/>
                  <w:color w:val="auto"/>
                </w:rPr>
                <w:tab/>
              </w:r>
              <w:r w:rsidRPr="00FE346B" w:rsidDel="007E6FB2">
                <w:rPr>
                  <w:rStyle w:val="Lienhypertexte"/>
                  <w:noProof/>
                </w:rPr>
                <w:delText>Dans le tableau de bord</w:delText>
              </w:r>
              <w:r w:rsidDel="007E6FB2">
                <w:rPr>
                  <w:noProof/>
                  <w:webHidden/>
                </w:rPr>
                <w:tab/>
                <w:delText>9</w:delText>
              </w:r>
            </w:del>
          </w:ins>
        </w:p>
        <w:p w14:paraId="468F1B0A" w14:textId="77777777" w:rsidR="00E26CAC" w:rsidDel="007E6FB2" w:rsidRDefault="00E26CAC">
          <w:pPr>
            <w:pStyle w:val="TM3"/>
            <w:tabs>
              <w:tab w:val="left" w:pos="1100"/>
              <w:tab w:val="right" w:leader="dot" w:pos="9016"/>
            </w:tabs>
            <w:rPr>
              <w:ins w:id="285" w:author="Michael LABARRE" w:date="2021-03-12T20:12:00Z"/>
              <w:del w:id="286" w:author="Heritiana" w:date="2021-03-19T15:59:00Z"/>
              <w:rFonts w:asciiTheme="minorHAnsi" w:eastAsiaTheme="minorEastAsia" w:hAnsiTheme="minorHAnsi" w:cstheme="minorBidi"/>
              <w:noProof/>
              <w:color w:val="auto"/>
            </w:rPr>
          </w:pPr>
          <w:ins w:id="287" w:author="Michael LABARRE" w:date="2021-03-12T20:12:00Z">
            <w:del w:id="288" w:author="Heritiana" w:date="2021-03-19T15:59:00Z">
              <w:r w:rsidRPr="00FE346B" w:rsidDel="007E6FB2">
                <w:rPr>
                  <w:rStyle w:val="Lienhypertexte"/>
                  <w:noProof/>
                  <w:highlight w:val="yellow"/>
                </w:rPr>
                <w:delText>IV.</w:delText>
              </w:r>
              <w:r w:rsidDel="007E6FB2">
                <w:rPr>
                  <w:rFonts w:asciiTheme="minorHAnsi" w:eastAsiaTheme="minorEastAsia" w:hAnsiTheme="minorHAnsi" w:cstheme="minorBidi"/>
                  <w:noProof/>
                  <w:color w:val="auto"/>
                </w:rPr>
                <w:tab/>
              </w:r>
              <w:r w:rsidRPr="00FE346B" w:rsidDel="007E6FB2">
                <w:rPr>
                  <w:rStyle w:val="Lienhypertexte"/>
                  <w:noProof/>
                  <w:highlight w:val="yellow"/>
                </w:rPr>
                <w:delText>Types de document pour le profil ARSM</w:delText>
              </w:r>
              <w:r w:rsidDel="007E6FB2">
                <w:rPr>
                  <w:noProof/>
                  <w:webHidden/>
                </w:rPr>
                <w:tab/>
                <w:delText>10</w:delText>
              </w:r>
            </w:del>
          </w:ins>
        </w:p>
        <w:p w14:paraId="7B0D2253" w14:textId="77777777" w:rsidR="00E26CAC" w:rsidDel="007E6FB2" w:rsidRDefault="00E26CAC">
          <w:pPr>
            <w:pStyle w:val="TM3"/>
            <w:tabs>
              <w:tab w:val="left" w:pos="880"/>
              <w:tab w:val="right" w:leader="dot" w:pos="9016"/>
            </w:tabs>
            <w:rPr>
              <w:ins w:id="289" w:author="Michael LABARRE" w:date="2021-03-12T20:12:00Z"/>
              <w:del w:id="290" w:author="Heritiana" w:date="2021-03-19T15:59:00Z"/>
              <w:rFonts w:asciiTheme="minorHAnsi" w:eastAsiaTheme="minorEastAsia" w:hAnsiTheme="minorHAnsi" w:cstheme="minorBidi"/>
              <w:noProof/>
              <w:color w:val="auto"/>
            </w:rPr>
          </w:pPr>
          <w:ins w:id="291" w:author="Michael LABARRE" w:date="2021-03-12T20:12:00Z">
            <w:del w:id="292" w:author="Heritiana" w:date="2021-03-19T15:59:00Z">
              <w:r w:rsidRPr="00FE346B" w:rsidDel="007E6FB2">
                <w:rPr>
                  <w:rStyle w:val="Lienhypertexte"/>
                  <w:noProof/>
                  <w:highlight w:val="yellow"/>
                </w:rPr>
                <w:delText>V.</w:delText>
              </w:r>
              <w:r w:rsidDel="007E6FB2">
                <w:rPr>
                  <w:rFonts w:asciiTheme="minorHAnsi" w:eastAsiaTheme="minorEastAsia" w:hAnsiTheme="minorHAnsi" w:cstheme="minorBidi"/>
                  <w:noProof/>
                  <w:color w:val="auto"/>
                </w:rPr>
                <w:tab/>
              </w:r>
              <w:r w:rsidRPr="00FE346B" w:rsidDel="007E6FB2">
                <w:rPr>
                  <w:rStyle w:val="Lienhypertexte"/>
                  <w:noProof/>
                  <w:highlight w:val="yellow"/>
                </w:rPr>
                <w:delText>Echanges entre les membres de l’ARSM</w:delText>
              </w:r>
              <w:r w:rsidDel="007E6FB2">
                <w:rPr>
                  <w:noProof/>
                  <w:webHidden/>
                </w:rPr>
                <w:tab/>
                <w:delText>11</w:delText>
              </w:r>
            </w:del>
          </w:ins>
        </w:p>
        <w:p w14:paraId="41EAC63C" w14:textId="77777777" w:rsidR="00E26CAC" w:rsidDel="007E6FB2" w:rsidRDefault="00E26CAC">
          <w:pPr>
            <w:pStyle w:val="TM3"/>
            <w:tabs>
              <w:tab w:val="left" w:pos="1100"/>
              <w:tab w:val="right" w:leader="dot" w:pos="9016"/>
            </w:tabs>
            <w:rPr>
              <w:ins w:id="293" w:author="Michael LABARRE" w:date="2021-03-12T20:12:00Z"/>
              <w:del w:id="294" w:author="Heritiana" w:date="2021-03-19T15:59:00Z"/>
              <w:rFonts w:asciiTheme="minorHAnsi" w:eastAsiaTheme="minorEastAsia" w:hAnsiTheme="minorHAnsi" w:cstheme="minorBidi"/>
              <w:noProof/>
              <w:color w:val="auto"/>
            </w:rPr>
          </w:pPr>
          <w:ins w:id="295" w:author="Michael LABARRE" w:date="2021-03-12T20:12:00Z">
            <w:del w:id="296" w:author="Heritiana" w:date="2021-03-19T15:59:00Z">
              <w:r w:rsidRPr="00FE346B" w:rsidDel="007E6FB2">
                <w:rPr>
                  <w:rStyle w:val="Lienhypertexte"/>
                  <w:noProof/>
                  <w:highlight w:val="yellow"/>
                </w:rPr>
                <w:delText>VI.</w:delText>
              </w:r>
              <w:r w:rsidDel="007E6FB2">
                <w:rPr>
                  <w:rFonts w:asciiTheme="minorHAnsi" w:eastAsiaTheme="minorEastAsia" w:hAnsiTheme="minorHAnsi" w:cstheme="minorBidi"/>
                  <w:noProof/>
                  <w:color w:val="auto"/>
                </w:rPr>
                <w:tab/>
              </w:r>
              <w:r w:rsidRPr="00FE346B" w:rsidDel="007E6FB2">
                <w:rPr>
                  <w:rStyle w:val="Lienhypertexte"/>
                  <w:noProof/>
                  <w:highlight w:val="yellow"/>
                </w:rPr>
                <w:delText>Echanges de document entre l’ARSM et les SFD</w:delText>
              </w:r>
              <w:r w:rsidDel="007E6FB2">
                <w:rPr>
                  <w:noProof/>
                  <w:webHidden/>
                </w:rPr>
                <w:tab/>
                <w:delText>13</w:delText>
              </w:r>
            </w:del>
          </w:ins>
        </w:p>
        <w:p w14:paraId="66C3BDD7" w14:textId="77777777" w:rsidR="00E26CAC" w:rsidDel="007E6FB2" w:rsidRDefault="00E26CAC">
          <w:pPr>
            <w:pStyle w:val="TM2"/>
            <w:tabs>
              <w:tab w:val="left" w:pos="660"/>
              <w:tab w:val="right" w:leader="dot" w:pos="9016"/>
            </w:tabs>
            <w:rPr>
              <w:ins w:id="297" w:author="Michael LABARRE" w:date="2021-03-12T20:12:00Z"/>
              <w:del w:id="298" w:author="Heritiana" w:date="2021-03-19T15:59:00Z"/>
              <w:rFonts w:asciiTheme="minorHAnsi" w:eastAsiaTheme="minorEastAsia" w:hAnsiTheme="minorHAnsi" w:cstheme="minorBidi"/>
              <w:noProof/>
              <w:color w:val="auto"/>
            </w:rPr>
          </w:pPr>
          <w:ins w:id="299" w:author="Michael LABARRE" w:date="2021-03-12T20:12:00Z">
            <w:del w:id="300" w:author="Heritiana" w:date="2021-03-19T15:59:00Z">
              <w:r w:rsidRPr="00FE346B" w:rsidDel="007E6FB2">
                <w:rPr>
                  <w:rStyle w:val="Lienhypertexte"/>
                  <w:noProof/>
                </w:rPr>
                <w:delText>C.</w:delText>
              </w:r>
              <w:r w:rsidDel="007E6FB2">
                <w:rPr>
                  <w:rFonts w:asciiTheme="minorHAnsi" w:eastAsiaTheme="minorEastAsia" w:hAnsiTheme="minorHAnsi" w:cstheme="minorBidi"/>
                  <w:noProof/>
                  <w:color w:val="auto"/>
                </w:rPr>
                <w:tab/>
              </w:r>
              <w:r w:rsidRPr="00FE346B" w:rsidDel="007E6FB2">
                <w:rPr>
                  <w:rStyle w:val="Lienhypertexte"/>
                  <w:noProof/>
                </w:rPr>
                <w:delText>Navigation sur OpenKM</w:delText>
              </w:r>
              <w:r w:rsidDel="007E6FB2">
                <w:rPr>
                  <w:noProof/>
                  <w:webHidden/>
                </w:rPr>
                <w:tab/>
                <w:delText>17</w:delText>
              </w:r>
            </w:del>
          </w:ins>
        </w:p>
        <w:p w14:paraId="7E56DD55" w14:textId="77777777" w:rsidR="00E26CAC" w:rsidDel="007E6FB2" w:rsidRDefault="00E26CAC">
          <w:pPr>
            <w:pStyle w:val="TM3"/>
            <w:tabs>
              <w:tab w:val="left" w:pos="1100"/>
              <w:tab w:val="right" w:leader="dot" w:pos="9016"/>
            </w:tabs>
            <w:rPr>
              <w:ins w:id="301" w:author="Michael LABARRE" w:date="2021-03-12T20:12:00Z"/>
              <w:del w:id="302" w:author="Heritiana" w:date="2021-03-19T15:59:00Z"/>
              <w:rFonts w:asciiTheme="minorHAnsi" w:eastAsiaTheme="minorEastAsia" w:hAnsiTheme="minorHAnsi" w:cstheme="minorBidi"/>
              <w:noProof/>
              <w:color w:val="auto"/>
            </w:rPr>
          </w:pPr>
          <w:ins w:id="303" w:author="Michael LABARRE" w:date="2021-03-12T20:12:00Z">
            <w:del w:id="304" w:author="Heritiana" w:date="2021-03-19T15:59:00Z">
              <w:r w:rsidRPr="00FE346B" w:rsidDel="007E6FB2">
                <w:rPr>
                  <w:rStyle w:val="Lienhypertexte"/>
                  <w:noProof/>
                </w:rPr>
                <w:delText>VII.</w:delText>
              </w:r>
              <w:r w:rsidDel="007E6FB2">
                <w:rPr>
                  <w:rFonts w:asciiTheme="minorHAnsi" w:eastAsiaTheme="minorEastAsia" w:hAnsiTheme="minorHAnsi" w:cstheme="minorBidi"/>
                  <w:noProof/>
                  <w:color w:val="auto"/>
                </w:rPr>
                <w:tab/>
              </w:r>
              <w:r w:rsidRPr="00FE346B" w:rsidDel="007E6FB2">
                <w:rPr>
                  <w:rStyle w:val="Lienhypertexte"/>
                  <w:noProof/>
                </w:rPr>
                <w:delText>Accès à la plateforme</w:delText>
              </w:r>
              <w:r w:rsidDel="007E6FB2">
                <w:rPr>
                  <w:noProof/>
                  <w:webHidden/>
                </w:rPr>
                <w:tab/>
                <w:delText>17</w:delText>
              </w:r>
            </w:del>
          </w:ins>
        </w:p>
        <w:p w14:paraId="65760C39" w14:textId="77777777" w:rsidR="00E26CAC" w:rsidDel="007E6FB2" w:rsidRDefault="00E26CAC">
          <w:pPr>
            <w:pStyle w:val="TM3"/>
            <w:tabs>
              <w:tab w:val="left" w:pos="1100"/>
              <w:tab w:val="right" w:leader="dot" w:pos="9016"/>
            </w:tabs>
            <w:rPr>
              <w:ins w:id="305" w:author="Michael LABARRE" w:date="2021-03-12T20:12:00Z"/>
              <w:del w:id="306" w:author="Heritiana" w:date="2021-03-19T15:59:00Z"/>
              <w:rFonts w:asciiTheme="minorHAnsi" w:eastAsiaTheme="minorEastAsia" w:hAnsiTheme="minorHAnsi" w:cstheme="minorBidi"/>
              <w:noProof/>
              <w:color w:val="auto"/>
            </w:rPr>
          </w:pPr>
          <w:ins w:id="307" w:author="Michael LABARRE" w:date="2021-03-12T20:12:00Z">
            <w:del w:id="308" w:author="Heritiana" w:date="2021-03-19T15:59:00Z">
              <w:r w:rsidRPr="00FE346B" w:rsidDel="007E6FB2">
                <w:rPr>
                  <w:rStyle w:val="Lienhypertexte"/>
                  <w:noProof/>
                </w:rPr>
                <w:delText>VIII.</w:delText>
              </w:r>
              <w:r w:rsidDel="007E6FB2">
                <w:rPr>
                  <w:rFonts w:asciiTheme="minorHAnsi" w:eastAsiaTheme="minorEastAsia" w:hAnsiTheme="minorHAnsi" w:cstheme="minorBidi"/>
                  <w:noProof/>
                  <w:color w:val="auto"/>
                </w:rPr>
                <w:tab/>
              </w:r>
              <w:r w:rsidRPr="00FE346B" w:rsidDel="007E6FB2">
                <w:rPr>
                  <w:rStyle w:val="Lienhypertexte"/>
                  <w:noProof/>
                </w:rPr>
                <w:delText>Quitter la plateforme</w:delText>
              </w:r>
              <w:r w:rsidDel="007E6FB2">
                <w:rPr>
                  <w:noProof/>
                  <w:webHidden/>
                </w:rPr>
                <w:tab/>
                <w:delText>19</w:delText>
              </w:r>
            </w:del>
          </w:ins>
        </w:p>
        <w:p w14:paraId="7CBFDAC4" w14:textId="77777777" w:rsidR="00E26CAC" w:rsidDel="007E6FB2" w:rsidRDefault="00E26CAC">
          <w:pPr>
            <w:pStyle w:val="TM3"/>
            <w:tabs>
              <w:tab w:val="left" w:pos="880"/>
              <w:tab w:val="right" w:leader="dot" w:pos="9016"/>
            </w:tabs>
            <w:rPr>
              <w:ins w:id="309" w:author="Michael LABARRE" w:date="2021-03-12T20:12:00Z"/>
              <w:del w:id="310" w:author="Heritiana" w:date="2021-03-19T15:59:00Z"/>
              <w:rFonts w:asciiTheme="minorHAnsi" w:eastAsiaTheme="minorEastAsia" w:hAnsiTheme="minorHAnsi" w:cstheme="minorBidi"/>
              <w:noProof/>
              <w:color w:val="auto"/>
            </w:rPr>
          </w:pPr>
          <w:ins w:id="311" w:author="Michael LABARRE" w:date="2021-03-12T20:12:00Z">
            <w:del w:id="312" w:author="Heritiana" w:date="2021-03-19T15:59:00Z">
              <w:r w:rsidRPr="00FE346B" w:rsidDel="007E6FB2">
                <w:rPr>
                  <w:rStyle w:val="Lienhypertexte"/>
                  <w:noProof/>
                </w:rPr>
                <w:delText>IX.</w:delText>
              </w:r>
              <w:r w:rsidDel="007E6FB2">
                <w:rPr>
                  <w:rFonts w:asciiTheme="minorHAnsi" w:eastAsiaTheme="minorEastAsia" w:hAnsiTheme="minorHAnsi" w:cstheme="minorBidi"/>
                  <w:noProof/>
                  <w:color w:val="auto"/>
                </w:rPr>
                <w:tab/>
              </w:r>
              <w:r w:rsidRPr="00FE346B" w:rsidDel="007E6FB2">
                <w:rPr>
                  <w:rStyle w:val="Lienhypertexte"/>
                  <w:noProof/>
                </w:rPr>
                <w:delText>Mode de fonctionnement</w:delText>
              </w:r>
              <w:r w:rsidDel="007E6FB2">
                <w:rPr>
                  <w:noProof/>
                  <w:webHidden/>
                </w:rPr>
                <w:tab/>
                <w:delText>20</w:delText>
              </w:r>
            </w:del>
          </w:ins>
        </w:p>
        <w:p w14:paraId="67389F44" w14:textId="77777777" w:rsidR="00E26CAC" w:rsidDel="007E6FB2" w:rsidRDefault="00E26CAC">
          <w:pPr>
            <w:pStyle w:val="TM4"/>
            <w:tabs>
              <w:tab w:val="left" w:pos="1100"/>
              <w:tab w:val="right" w:leader="dot" w:pos="9016"/>
            </w:tabs>
            <w:rPr>
              <w:ins w:id="313" w:author="Michael LABARRE" w:date="2021-03-12T20:12:00Z"/>
              <w:del w:id="314" w:author="Heritiana" w:date="2021-03-19T15:59:00Z"/>
              <w:rFonts w:asciiTheme="minorHAnsi" w:eastAsiaTheme="minorEastAsia" w:hAnsiTheme="minorHAnsi" w:cstheme="minorBidi"/>
              <w:noProof/>
              <w:color w:val="auto"/>
            </w:rPr>
          </w:pPr>
          <w:ins w:id="315" w:author="Michael LABARRE" w:date="2021-03-12T20:12:00Z">
            <w:del w:id="316" w:author="Heritiana" w:date="2021-03-19T15:59:00Z">
              <w:r w:rsidRPr="00FE346B" w:rsidDel="007E6FB2">
                <w:rPr>
                  <w:rStyle w:val="Lienhypertexte"/>
                  <w:noProof/>
                </w:rPr>
                <w:delText>1.</w:delText>
              </w:r>
              <w:r w:rsidDel="007E6FB2">
                <w:rPr>
                  <w:rFonts w:asciiTheme="minorHAnsi" w:eastAsiaTheme="minorEastAsia" w:hAnsiTheme="minorHAnsi" w:cstheme="minorBidi"/>
                  <w:noProof/>
                  <w:color w:val="auto"/>
                </w:rPr>
                <w:tab/>
              </w:r>
              <w:r w:rsidRPr="00FE346B" w:rsidDel="007E6FB2">
                <w:rPr>
                  <w:rStyle w:val="Lienhypertexte"/>
                  <w:noProof/>
                </w:rPr>
                <w:delText>Le menu</w:delText>
              </w:r>
              <w:r w:rsidDel="007E6FB2">
                <w:rPr>
                  <w:noProof/>
                  <w:webHidden/>
                </w:rPr>
                <w:tab/>
                <w:delText>21</w:delText>
              </w:r>
            </w:del>
          </w:ins>
        </w:p>
        <w:p w14:paraId="0242DC88" w14:textId="77777777" w:rsidR="00E26CAC" w:rsidDel="007E6FB2" w:rsidRDefault="00E26CAC">
          <w:pPr>
            <w:pStyle w:val="TM4"/>
            <w:tabs>
              <w:tab w:val="left" w:pos="1100"/>
              <w:tab w:val="right" w:leader="dot" w:pos="9016"/>
            </w:tabs>
            <w:rPr>
              <w:ins w:id="317" w:author="Michael LABARRE" w:date="2021-03-12T20:12:00Z"/>
              <w:del w:id="318" w:author="Heritiana" w:date="2021-03-19T15:59:00Z"/>
              <w:rFonts w:asciiTheme="minorHAnsi" w:eastAsiaTheme="minorEastAsia" w:hAnsiTheme="minorHAnsi" w:cstheme="minorBidi"/>
              <w:noProof/>
              <w:color w:val="auto"/>
            </w:rPr>
          </w:pPr>
          <w:ins w:id="319" w:author="Michael LABARRE" w:date="2021-03-12T20:12:00Z">
            <w:del w:id="320" w:author="Heritiana" w:date="2021-03-19T15:59:00Z">
              <w:r w:rsidRPr="00FE346B" w:rsidDel="007E6FB2">
                <w:rPr>
                  <w:rStyle w:val="Lienhypertexte"/>
                  <w:noProof/>
                </w:rPr>
                <w:delText>2.</w:delText>
              </w:r>
              <w:r w:rsidDel="007E6FB2">
                <w:rPr>
                  <w:rFonts w:asciiTheme="minorHAnsi" w:eastAsiaTheme="minorEastAsia" w:hAnsiTheme="minorHAnsi" w:cstheme="minorBidi"/>
                  <w:noProof/>
                  <w:color w:val="auto"/>
                </w:rPr>
                <w:tab/>
              </w:r>
              <w:r w:rsidRPr="00FE346B" w:rsidDel="007E6FB2">
                <w:rPr>
                  <w:rStyle w:val="Lienhypertexte"/>
                  <w:noProof/>
                </w:rPr>
                <w:delText>La barre de recherche rapide</w:delText>
              </w:r>
              <w:r w:rsidDel="007E6FB2">
                <w:rPr>
                  <w:noProof/>
                  <w:webHidden/>
                </w:rPr>
                <w:tab/>
                <w:delText>26</w:delText>
              </w:r>
            </w:del>
          </w:ins>
        </w:p>
        <w:p w14:paraId="5A13054D" w14:textId="77777777" w:rsidR="00E26CAC" w:rsidDel="007E6FB2" w:rsidRDefault="00E26CAC">
          <w:pPr>
            <w:pStyle w:val="TM4"/>
            <w:tabs>
              <w:tab w:val="left" w:pos="1100"/>
              <w:tab w:val="right" w:leader="dot" w:pos="9016"/>
            </w:tabs>
            <w:rPr>
              <w:ins w:id="321" w:author="Michael LABARRE" w:date="2021-03-12T20:12:00Z"/>
              <w:del w:id="322" w:author="Heritiana" w:date="2021-03-19T15:59:00Z"/>
              <w:rFonts w:asciiTheme="minorHAnsi" w:eastAsiaTheme="minorEastAsia" w:hAnsiTheme="minorHAnsi" w:cstheme="minorBidi"/>
              <w:noProof/>
              <w:color w:val="auto"/>
            </w:rPr>
          </w:pPr>
          <w:ins w:id="323" w:author="Michael LABARRE" w:date="2021-03-12T20:12:00Z">
            <w:del w:id="324" w:author="Heritiana" w:date="2021-03-19T15:59:00Z">
              <w:r w:rsidRPr="00FE346B" w:rsidDel="007E6FB2">
                <w:rPr>
                  <w:rStyle w:val="Lienhypertexte"/>
                  <w:noProof/>
                </w:rPr>
                <w:delText>3.</w:delText>
              </w:r>
              <w:r w:rsidDel="007E6FB2">
                <w:rPr>
                  <w:rFonts w:asciiTheme="minorHAnsi" w:eastAsiaTheme="minorEastAsia" w:hAnsiTheme="minorHAnsi" w:cstheme="minorBidi"/>
                  <w:noProof/>
                  <w:color w:val="auto"/>
                </w:rPr>
                <w:tab/>
              </w:r>
              <w:r w:rsidRPr="00FE346B" w:rsidDel="007E6FB2">
                <w:rPr>
                  <w:rStyle w:val="Lienhypertexte"/>
                  <w:noProof/>
                </w:rPr>
                <w:delText>La barre des outils</w:delText>
              </w:r>
              <w:r w:rsidDel="007E6FB2">
                <w:rPr>
                  <w:noProof/>
                  <w:webHidden/>
                </w:rPr>
                <w:tab/>
                <w:delText>26</w:delText>
              </w:r>
            </w:del>
          </w:ins>
        </w:p>
        <w:p w14:paraId="26BF4826" w14:textId="77777777" w:rsidR="00E26CAC" w:rsidDel="007E6FB2" w:rsidRDefault="00E26CAC">
          <w:pPr>
            <w:pStyle w:val="TM4"/>
            <w:tabs>
              <w:tab w:val="left" w:pos="1100"/>
              <w:tab w:val="right" w:leader="dot" w:pos="9016"/>
            </w:tabs>
            <w:rPr>
              <w:ins w:id="325" w:author="Michael LABARRE" w:date="2021-03-12T20:12:00Z"/>
              <w:del w:id="326" w:author="Heritiana" w:date="2021-03-19T15:59:00Z"/>
              <w:rFonts w:asciiTheme="minorHAnsi" w:eastAsiaTheme="minorEastAsia" w:hAnsiTheme="minorHAnsi" w:cstheme="minorBidi"/>
              <w:noProof/>
              <w:color w:val="auto"/>
            </w:rPr>
          </w:pPr>
          <w:ins w:id="327" w:author="Michael LABARRE" w:date="2021-03-12T20:12:00Z">
            <w:del w:id="328" w:author="Heritiana" w:date="2021-03-19T15:59:00Z">
              <w:r w:rsidRPr="00FE346B" w:rsidDel="007E6FB2">
                <w:rPr>
                  <w:rStyle w:val="Lienhypertexte"/>
                  <w:noProof/>
                </w:rPr>
                <w:delText>4.</w:delText>
              </w:r>
              <w:r w:rsidDel="007E6FB2">
                <w:rPr>
                  <w:rFonts w:asciiTheme="minorHAnsi" w:eastAsiaTheme="minorEastAsia" w:hAnsiTheme="minorHAnsi" w:cstheme="minorBidi"/>
                  <w:noProof/>
                  <w:color w:val="auto"/>
                </w:rPr>
                <w:tab/>
              </w:r>
              <w:r w:rsidRPr="00FE346B" w:rsidDel="007E6FB2">
                <w:rPr>
                  <w:rStyle w:val="Lienhypertexte"/>
                  <w:noProof/>
                </w:rPr>
                <w:delText>Le chemin</w:delText>
              </w:r>
              <w:r w:rsidDel="007E6FB2">
                <w:rPr>
                  <w:noProof/>
                  <w:webHidden/>
                </w:rPr>
                <w:tab/>
                <w:delText>26</w:delText>
              </w:r>
            </w:del>
          </w:ins>
        </w:p>
        <w:p w14:paraId="133F96E0" w14:textId="77777777" w:rsidR="00E26CAC" w:rsidDel="007E6FB2" w:rsidRDefault="00E26CAC">
          <w:pPr>
            <w:pStyle w:val="TM4"/>
            <w:tabs>
              <w:tab w:val="left" w:pos="1100"/>
              <w:tab w:val="right" w:leader="dot" w:pos="9016"/>
            </w:tabs>
            <w:rPr>
              <w:ins w:id="329" w:author="Michael LABARRE" w:date="2021-03-12T20:12:00Z"/>
              <w:del w:id="330" w:author="Heritiana" w:date="2021-03-19T15:59:00Z"/>
              <w:rFonts w:asciiTheme="minorHAnsi" w:eastAsiaTheme="minorEastAsia" w:hAnsiTheme="minorHAnsi" w:cstheme="minorBidi"/>
              <w:noProof/>
              <w:color w:val="auto"/>
            </w:rPr>
          </w:pPr>
          <w:ins w:id="331" w:author="Michael LABARRE" w:date="2021-03-12T20:12:00Z">
            <w:del w:id="332" w:author="Heritiana" w:date="2021-03-19T15:59:00Z">
              <w:r w:rsidRPr="00FE346B" w:rsidDel="007E6FB2">
                <w:rPr>
                  <w:rStyle w:val="Lienhypertexte"/>
                  <w:noProof/>
                </w:rPr>
                <w:delText>5.</w:delText>
              </w:r>
              <w:r w:rsidDel="007E6FB2">
                <w:rPr>
                  <w:rFonts w:asciiTheme="minorHAnsi" w:eastAsiaTheme="minorEastAsia" w:hAnsiTheme="minorHAnsi" w:cstheme="minorBidi"/>
                  <w:noProof/>
                  <w:color w:val="auto"/>
                </w:rPr>
                <w:tab/>
              </w:r>
              <w:r w:rsidRPr="00FE346B" w:rsidDel="007E6FB2">
                <w:rPr>
                  <w:rStyle w:val="Lienhypertexte"/>
                  <w:noProof/>
                </w:rPr>
                <w:delText>Option d’affichage : Le bureau</w:delText>
              </w:r>
              <w:r w:rsidDel="007E6FB2">
                <w:rPr>
                  <w:noProof/>
                  <w:webHidden/>
                </w:rPr>
                <w:tab/>
                <w:delText>26</w:delText>
              </w:r>
            </w:del>
          </w:ins>
        </w:p>
        <w:p w14:paraId="098BC447" w14:textId="77777777" w:rsidR="00E26CAC" w:rsidDel="007E6FB2" w:rsidRDefault="00E26CAC">
          <w:pPr>
            <w:pStyle w:val="TM4"/>
            <w:tabs>
              <w:tab w:val="left" w:pos="1100"/>
              <w:tab w:val="right" w:leader="dot" w:pos="9016"/>
            </w:tabs>
            <w:rPr>
              <w:ins w:id="333" w:author="Michael LABARRE" w:date="2021-03-12T20:12:00Z"/>
              <w:del w:id="334" w:author="Heritiana" w:date="2021-03-19T15:59:00Z"/>
              <w:rFonts w:asciiTheme="minorHAnsi" w:eastAsiaTheme="minorEastAsia" w:hAnsiTheme="minorHAnsi" w:cstheme="minorBidi"/>
              <w:noProof/>
              <w:color w:val="auto"/>
            </w:rPr>
          </w:pPr>
          <w:ins w:id="335" w:author="Michael LABARRE" w:date="2021-03-12T20:12:00Z">
            <w:del w:id="336" w:author="Heritiana" w:date="2021-03-19T15:59:00Z">
              <w:r w:rsidRPr="00FE346B" w:rsidDel="007E6FB2">
                <w:rPr>
                  <w:rStyle w:val="Lienhypertexte"/>
                  <w:noProof/>
                </w:rPr>
                <w:delText>6.</w:delText>
              </w:r>
              <w:r w:rsidDel="007E6FB2">
                <w:rPr>
                  <w:rFonts w:asciiTheme="minorHAnsi" w:eastAsiaTheme="minorEastAsia" w:hAnsiTheme="minorHAnsi" w:cstheme="minorBidi"/>
                  <w:noProof/>
                  <w:color w:val="auto"/>
                </w:rPr>
                <w:tab/>
              </w:r>
              <w:r w:rsidRPr="00FE346B" w:rsidDel="007E6FB2">
                <w:rPr>
                  <w:rStyle w:val="Lienhypertexte"/>
                  <w:noProof/>
                </w:rPr>
                <w:delText>Option d’affichage : Le moteur de recherche</w:delText>
              </w:r>
              <w:r w:rsidDel="007E6FB2">
                <w:rPr>
                  <w:noProof/>
                  <w:webHidden/>
                </w:rPr>
                <w:tab/>
                <w:delText>30</w:delText>
              </w:r>
            </w:del>
          </w:ins>
        </w:p>
        <w:p w14:paraId="51F59469" w14:textId="77777777" w:rsidR="00E26CAC" w:rsidDel="007E6FB2" w:rsidRDefault="00E26CAC">
          <w:pPr>
            <w:pStyle w:val="TM4"/>
            <w:tabs>
              <w:tab w:val="left" w:pos="1100"/>
              <w:tab w:val="right" w:leader="dot" w:pos="9016"/>
            </w:tabs>
            <w:rPr>
              <w:ins w:id="337" w:author="Michael LABARRE" w:date="2021-03-12T20:12:00Z"/>
              <w:del w:id="338" w:author="Heritiana" w:date="2021-03-19T15:59:00Z"/>
              <w:rFonts w:asciiTheme="minorHAnsi" w:eastAsiaTheme="minorEastAsia" w:hAnsiTheme="minorHAnsi" w:cstheme="minorBidi"/>
              <w:noProof/>
              <w:color w:val="auto"/>
            </w:rPr>
          </w:pPr>
          <w:ins w:id="339" w:author="Michael LABARRE" w:date="2021-03-12T20:12:00Z">
            <w:del w:id="340" w:author="Heritiana" w:date="2021-03-19T15:59:00Z">
              <w:r w:rsidRPr="00FE346B" w:rsidDel="007E6FB2">
                <w:rPr>
                  <w:rStyle w:val="Lienhypertexte"/>
                  <w:noProof/>
                </w:rPr>
                <w:delText>7.</w:delText>
              </w:r>
              <w:r w:rsidDel="007E6FB2">
                <w:rPr>
                  <w:rFonts w:asciiTheme="minorHAnsi" w:eastAsiaTheme="minorEastAsia" w:hAnsiTheme="minorHAnsi" w:cstheme="minorBidi"/>
                  <w:noProof/>
                  <w:color w:val="auto"/>
                </w:rPr>
                <w:tab/>
              </w:r>
              <w:r w:rsidRPr="00FE346B" w:rsidDel="007E6FB2">
                <w:rPr>
                  <w:rStyle w:val="Lienhypertexte"/>
                  <w:noProof/>
                </w:rPr>
                <w:delText>Option d’affichage : Le tableau de bord</w:delText>
              </w:r>
              <w:r w:rsidDel="007E6FB2">
                <w:rPr>
                  <w:noProof/>
                  <w:webHidden/>
                </w:rPr>
                <w:tab/>
                <w:delText>35</w:delText>
              </w:r>
            </w:del>
          </w:ins>
        </w:p>
        <w:p w14:paraId="554B57F6" w14:textId="77777777" w:rsidR="00E26CAC" w:rsidDel="007E6FB2" w:rsidRDefault="00E26CAC">
          <w:pPr>
            <w:pStyle w:val="TM4"/>
            <w:tabs>
              <w:tab w:val="left" w:pos="1100"/>
              <w:tab w:val="right" w:leader="dot" w:pos="9016"/>
            </w:tabs>
            <w:rPr>
              <w:ins w:id="341" w:author="Michael LABARRE" w:date="2021-03-12T20:12:00Z"/>
              <w:del w:id="342" w:author="Heritiana" w:date="2021-03-19T15:59:00Z"/>
              <w:rFonts w:asciiTheme="minorHAnsi" w:eastAsiaTheme="minorEastAsia" w:hAnsiTheme="minorHAnsi" w:cstheme="minorBidi"/>
              <w:noProof/>
              <w:color w:val="auto"/>
            </w:rPr>
          </w:pPr>
          <w:ins w:id="343" w:author="Michael LABARRE" w:date="2021-03-12T20:12:00Z">
            <w:del w:id="344" w:author="Heritiana" w:date="2021-03-19T15:59:00Z">
              <w:r w:rsidRPr="00FE346B" w:rsidDel="007E6FB2">
                <w:rPr>
                  <w:rStyle w:val="Lienhypertexte"/>
                  <w:noProof/>
                </w:rPr>
                <w:delText>8.</w:delText>
              </w:r>
              <w:r w:rsidDel="007E6FB2">
                <w:rPr>
                  <w:rFonts w:asciiTheme="minorHAnsi" w:eastAsiaTheme="minorEastAsia" w:hAnsiTheme="minorHAnsi" w:cstheme="minorBidi"/>
                  <w:noProof/>
                  <w:color w:val="auto"/>
                </w:rPr>
                <w:tab/>
              </w:r>
              <w:r w:rsidRPr="00FE346B" w:rsidDel="007E6FB2">
                <w:rPr>
                  <w:rStyle w:val="Lienhypertexte"/>
                  <w:noProof/>
                </w:rPr>
                <w:delText>La barre d’état</w:delText>
              </w:r>
              <w:r w:rsidDel="007E6FB2">
                <w:rPr>
                  <w:noProof/>
                  <w:webHidden/>
                </w:rPr>
                <w:tab/>
                <w:delText>41</w:delText>
              </w:r>
            </w:del>
          </w:ins>
        </w:p>
        <w:p w14:paraId="467A4DB6" w14:textId="77777777" w:rsidR="00E26CAC" w:rsidDel="007E6FB2" w:rsidRDefault="00E26CAC">
          <w:pPr>
            <w:pStyle w:val="TM2"/>
            <w:tabs>
              <w:tab w:val="left" w:pos="660"/>
              <w:tab w:val="right" w:leader="dot" w:pos="9016"/>
            </w:tabs>
            <w:rPr>
              <w:ins w:id="345" w:author="Michael LABARRE" w:date="2021-03-12T20:12:00Z"/>
              <w:del w:id="346" w:author="Heritiana" w:date="2021-03-19T15:59:00Z"/>
              <w:rFonts w:asciiTheme="minorHAnsi" w:eastAsiaTheme="minorEastAsia" w:hAnsiTheme="minorHAnsi" w:cstheme="minorBidi"/>
              <w:noProof/>
              <w:color w:val="auto"/>
            </w:rPr>
          </w:pPr>
          <w:ins w:id="347" w:author="Michael LABARRE" w:date="2021-03-12T20:12:00Z">
            <w:del w:id="348" w:author="Heritiana" w:date="2021-03-19T15:59:00Z">
              <w:r w:rsidRPr="00FE346B" w:rsidDel="007E6FB2">
                <w:rPr>
                  <w:rStyle w:val="Lienhypertexte"/>
                  <w:noProof/>
                </w:rPr>
                <w:delText>D.</w:delText>
              </w:r>
              <w:r w:rsidDel="007E6FB2">
                <w:rPr>
                  <w:rFonts w:asciiTheme="minorHAnsi" w:eastAsiaTheme="minorEastAsia" w:hAnsiTheme="minorHAnsi" w:cstheme="minorBidi"/>
                  <w:noProof/>
                  <w:color w:val="auto"/>
                </w:rPr>
                <w:tab/>
              </w:r>
              <w:r w:rsidRPr="00FE346B" w:rsidDel="007E6FB2">
                <w:rPr>
                  <w:rStyle w:val="Lienhypertexte"/>
                  <w:noProof/>
                </w:rPr>
                <w:delText>Les messages d’erreurs fréquents</w:delText>
              </w:r>
              <w:r w:rsidDel="007E6FB2">
                <w:rPr>
                  <w:noProof/>
                  <w:webHidden/>
                </w:rPr>
                <w:tab/>
                <w:delText>43</w:delText>
              </w:r>
            </w:del>
          </w:ins>
        </w:p>
        <w:p w14:paraId="435B1A96" w14:textId="77777777" w:rsidR="00DA0803" w:rsidDel="007E6FB2" w:rsidRDefault="00DA0803">
          <w:pPr>
            <w:pStyle w:val="TM1"/>
            <w:tabs>
              <w:tab w:val="right" w:leader="dot" w:pos="9016"/>
            </w:tabs>
            <w:rPr>
              <w:del w:id="349" w:author="Heritiana" w:date="2021-03-19T15:59:00Z"/>
              <w:rFonts w:asciiTheme="minorHAnsi" w:eastAsiaTheme="minorEastAsia" w:hAnsiTheme="minorHAnsi" w:cstheme="minorBidi"/>
              <w:noProof/>
              <w:color w:val="auto"/>
              <w:lang w:val="en-US" w:eastAsia="en-US"/>
            </w:rPr>
          </w:pPr>
          <w:del w:id="350" w:author="Heritiana" w:date="2021-03-19T15:59:00Z">
            <w:r w:rsidRPr="00AA134C" w:rsidDel="007E6FB2">
              <w:rPr>
                <w:rStyle w:val="Lienhypertexte"/>
                <w:noProof/>
              </w:rPr>
              <w:delText>Table des matières</w:delText>
            </w:r>
            <w:r w:rsidDel="007E6FB2">
              <w:rPr>
                <w:noProof/>
                <w:webHidden/>
              </w:rPr>
              <w:tab/>
              <w:delText>2</w:delText>
            </w:r>
          </w:del>
        </w:p>
        <w:p w14:paraId="1917D46C" w14:textId="77777777" w:rsidR="00DA0803" w:rsidDel="007E6FB2" w:rsidRDefault="00DA0803">
          <w:pPr>
            <w:pStyle w:val="TM1"/>
            <w:tabs>
              <w:tab w:val="right" w:leader="dot" w:pos="9016"/>
            </w:tabs>
            <w:rPr>
              <w:del w:id="351" w:author="Heritiana" w:date="2021-03-19T15:59:00Z"/>
              <w:rFonts w:asciiTheme="minorHAnsi" w:eastAsiaTheme="minorEastAsia" w:hAnsiTheme="minorHAnsi" w:cstheme="minorBidi"/>
              <w:noProof/>
              <w:color w:val="auto"/>
              <w:lang w:val="en-US" w:eastAsia="en-US"/>
            </w:rPr>
          </w:pPr>
          <w:del w:id="352" w:author="Heritiana" w:date="2021-03-19T15:59:00Z">
            <w:r w:rsidRPr="00AA134C" w:rsidDel="007E6FB2">
              <w:rPr>
                <w:rStyle w:val="Lienhypertexte"/>
                <w:noProof/>
              </w:rPr>
              <w:delText>Liste des figures</w:delText>
            </w:r>
            <w:r w:rsidDel="007E6FB2">
              <w:rPr>
                <w:noProof/>
                <w:webHidden/>
              </w:rPr>
              <w:tab/>
              <w:delText>3</w:delText>
            </w:r>
          </w:del>
        </w:p>
        <w:p w14:paraId="423CE43D" w14:textId="77777777" w:rsidR="00DA0803" w:rsidDel="007E6FB2" w:rsidRDefault="00DA0803">
          <w:pPr>
            <w:pStyle w:val="TM2"/>
            <w:tabs>
              <w:tab w:val="left" w:pos="660"/>
              <w:tab w:val="right" w:leader="dot" w:pos="9016"/>
            </w:tabs>
            <w:rPr>
              <w:del w:id="353" w:author="Heritiana" w:date="2021-03-19T15:59:00Z"/>
              <w:rFonts w:asciiTheme="minorHAnsi" w:eastAsiaTheme="minorEastAsia" w:hAnsiTheme="minorHAnsi" w:cstheme="minorBidi"/>
              <w:noProof/>
              <w:color w:val="auto"/>
              <w:lang w:val="en-US" w:eastAsia="en-US"/>
            </w:rPr>
          </w:pPr>
          <w:del w:id="354" w:author="Heritiana" w:date="2021-03-19T15:59:00Z">
            <w:r w:rsidRPr="00AA134C" w:rsidDel="007E6FB2">
              <w:rPr>
                <w:rStyle w:val="Lienhypertexte"/>
                <w:noProof/>
              </w:rPr>
              <w:delText>A.</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Introduction : A propos d’OpenKM</w:delText>
            </w:r>
            <w:r w:rsidDel="007E6FB2">
              <w:rPr>
                <w:noProof/>
                <w:webHidden/>
              </w:rPr>
              <w:tab/>
              <w:delText>4</w:delText>
            </w:r>
          </w:del>
        </w:p>
        <w:p w14:paraId="350CCA0F" w14:textId="77777777" w:rsidR="00DA0803" w:rsidDel="007E6FB2" w:rsidRDefault="00DA0803">
          <w:pPr>
            <w:pStyle w:val="TM2"/>
            <w:tabs>
              <w:tab w:val="left" w:pos="660"/>
              <w:tab w:val="right" w:leader="dot" w:pos="9016"/>
            </w:tabs>
            <w:rPr>
              <w:del w:id="355" w:author="Heritiana" w:date="2021-03-19T15:59:00Z"/>
              <w:rFonts w:asciiTheme="minorHAnsi" w:eastAsiaTheme="minorEastAsia" w:hAnsiTheme="minorHAnsi" w:cstheme="minorBidi"/>
              <w:noProof/>
              <w:color w:val="auto"/>
              <w:lang w:val="en-US" w:eastAsia="en-US"/>
            </w:rPr>
          </w:pPr>
          <w:del w:id="356" w:author="Heritiana" w:date="2021-03-19T15:59:00Z">
            <w:r w:rsidRPr="00AA134C" w:rsidDel="007E6FB2">
              <w:rPr>
                <w:rStyle w:val="Lienhypertexte"/>
                <w:noProof/>
              </w:rPr>
              <w:delText>B.</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Cas pratique d’un Utilisateur au sein de l’ARSM</w:delText>
            </w:r>
            <w:r w:rsidDel="007E6FB2">
              <w:rPr>
                <w:noProof/>
                <w:webHidden/>
              </w:rPr>
              <w:tab/>
              <w:delText>5</w:delText>
            </w:r>
          </w:del>
        </w:p>
        <w:p w14:paraId="46B06961" w14:textId="77777777" w:rsidR="00DA0803" w:rsidDel="007E6FB2" w:rsidRDefault="00DA0803">
          <w:pPr>
            <w:pStyle w:val="TM3"/>
            <w:tabs>
              <w:tab w:val="left" w:pos="880"/>
              <w:tab w:val="right" w:leader="dot" w:pos="9016"/>
            </w:tabs>
            <w:rPr>
              <w:del w:id="357" w:author="Heritiana" w:date="2021-03-19T15:59:00Z"/>
              <w:rFonts w:asciiTheme="minorHAnsi" w:eastAsiaTheme="minorEastAsia" w:hAnsiTheme="minorHAnsi" w:cstheme="minorBidi"/>
              <w:noProof/>
              <w:color w:val="auto"/>
              <w:lang w:val="en-US" w:eastAsia="en-US"/>
            </w:rPr>
          </w:pPr>
          <w:del w:id="358" w:author="Heritiana" w:date="2021-03-19T15:59:00Z">
            <w:r w:rsidRPr="00AA134C" w:rsidDel="007E6FB2">
              <w:rPr>
                <w:rStyle w:val="Lienhypertexte"/>
                <w:noProof/>
              </w:rPr>
              <w:delText>I.</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Réception et validation de rapport</w:delText>
            </w:r>
            <w:r w:rsidDel="007E6FB2">
              <w:rPr>
                <w:noProof/>
                <w:webHidden/>
              </w:rPr>
              <w:tab/>
              <w:delText>5</w:delText>
            </w:r>
          </w:del>
        </w:p>
        <w:p w14:paraId="78C79676" w14:textId="77777777" w:rsidR="00DA0803" w:rsidDel="007E6FB2" w:rsidRDefault="00DA0803">
          <w:pPr>
            <w:pStyle w:val="TM4"/>
            <w:tabs>
              <w:tab w:val="left" w:pos="1100"/>
              <w:tab w:val="right" w:leader="dot" w:pos="9016"/>
            </w:tabs>
            <w:rPr>
              <w:del w:id="359" w:author="Heritiana" w:date="2021-03-19T15:59:00Z"/>
              <w:rFonts w:asciiTheme="minorHAnsi" w:eastAsiaTheme="minorEastAsia" w:hAnsiTheme="minorHAnsi" w:cstheme="minorBidi"/>
              <w:noProof/>
              <w:color w:val="auto"/>
              <w:lang w:val="en-US" w:eastAsia="en-US"/>
            </w:rPr>
          </w:pPr>
          <w:del w:id="360" w:author="Heritiana" w:date="2021-03-19T15:59:00Z">
            <w:r w:rsidRPr="00AA134C" w:rsidDel="007E6FB2">
              <w:rPr>
                <w:rStyle w:val="Lienhypertexte"/>
                <w:noProof/>
              </w:rPr>
              <w:delText>1.</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Les statuts d’un rapport</w:delText>
            </w:r>
            <w:r w:rsidDel="007E6FB2">
              <w:rPr>
                <w:noProof/>
                <w:webHidden/>
              </w:rPr>
              <w:tab/>
              <w:delText>5</w:delText>
            </w:r>
          </w:del>
        </w:p>
        <w:p w14:paraId="1BE4201C" w14:textId="77777777" w:rsidR="00DA0803" w:rsidDel="007E6FB2" w:rsidRDefault="00DA0803">
          <w:pPr>
            <w:pStyle w:val="TM4"/>
            <w:tabs>
              <w:tab w:val="left" w:pos="1100"/>
              <w:tab w:val="right" w:leader="dot" w:pos="9016"/>
            </w:tabs>
            <w:rPr>
              <w:del w:id="361" w:author="Heritiana" w:date="2021-03-19T15:59:00Z"/>
              <w:rFonts w:asciiTheme="minorHAnsi" w:eastAsiaTheme="minorEastAsia" w:hAnsiTheme="minorHAnsi" w:cstheme="minorBidi"/>
              <w:noProof/>
              <w:color w:val="auto"/>
              <w:lang w:val="en-US" w:eastAsia="en-US"/>
            </w:rPr>
          </w:pPr>
          <w:del w:id="362" w:author="Heritiana" w:date="2021-03-19T15:59:00Z">
            <w:r w:rsidRPr="00AA134C" w:rsidDel="007E6FB2">
              <w:rPr>
                <w:rStyle w:val="Lienhypertexte"/>
                <w:noProof/>
              </w:rPr>
              <w:delText>2.</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En cas de refus d’un rapport</w:delText>
            </w:r>
            <w:r w:rsidDel="007E6FB2">
              <w:rPr>
                <w:noProof/>
                <w:webHidden/>
              </w:rPr>
              <w:tab/>
              <w:delText>6</w:delText>
            </w:r>
          </w:del>
        </w:p>
        <w:p w14:paraId="19B093BD" w14:textId="77777777" w:rsidR="00DA0803" w:rsidDel="007E6FB2" w:rsidRDefault="00DA0803">
          <w:pPr>
            <w:pStyle w:val="TM3"/>
            <w:tabs>
              <w:tab w:val="left" w:pos="880"/>
              <w:tab w:val="right" w:leader="dot" w:pos="9016"/>
            </w:tabs>
            <w:rPr>
              <w:del w:id="363" w:author="Heritiana" w:date="2021-03-19T15:59:00Z"/>
              <w:rFonts w:asciiTheme="minorHAnsi" w:eastAsiaTheme="minorEastAsia" w:hAnsiTheme="minorHAnsi" w:cstheme="minorBidi"/>
              <w:noProof/>
              <w:color w:val="auto"/>
              <w:lang w:val="en-US" w:eastAsia="en-US"/>
            </w:rPr>
          </w:pPr>
          <w:del w:id="364" w:author="Heritiana" w:date="2021-03-19T15:59:00Z">
            <w:r w:rsidRPr="00AA134C" w:rsidDel="007E6FB2">
              <w:rPr>
                <w:rStyle w:val="Lienhypertexte"/>
                <w:noProof/>
              </w:rPr>
              <w:delText>II.</w:delText>
            </w:r>
            <w:r w:rsidDel="007E6FB2">
              <w:rPr>
                <w:rFonts w:asciiTheme="minorHAnsi" w:eastAsiaTheme="minorEastAsia" w:hAnsiTheme="minorHAnsi" w:cstheme="minorBidi"/>
                <w:noProof/>
                <w:color w:val="auto"/>
                <w:lang w:val="en-US" w:eastAsia="en-US"/>
              </w:rPr>
              <w:tab/>
            </w:r>
            <w:r w:rsidRPr="00AA134C" w:rsidDel="007E6FB2">
              <w:rPr>
                <w:rStyle w:val="Lienhypertexte"/>
                <w:i/>
                <w:noProof/>
              </w:rPr>
              <w:delText>Consultation</w:delText>
            </w:r>
            <w:r w:rsidRPr="00AA134C" w:rsidDel="007E6FB2">
              <w:rPr>
                <w:rStyle w:val="Lienhypertexte"/>
                <w:noProof/>
              </w:rPr>
              <w:delText xml:space="preserve"> de la liste des SFD qui ont des retards de rapports</w:delText>
            </w:r>
            <w:r w:rsidDel="007E6FB2">
              <w:rPr>
                <w:noProof/>
                <w:webHidden/>
              </w:rPr>
              <w:tab/>
              <w:delText>6</w:delText>
            </w:r>
          </w:del>
        </w:p>
        <w:p w14:paraId="26206AAA" w14:textId="77777777" w:rsidR="00DA0803" w:rsidDel="007E6FB2" w:rsidRDefault="00DA0803">
          <w:pPr>
            <w:pStyle w:val="TM3"/>
            <w:tabs>
              <w:tab w:val="left" w:pos="880"/>
              <w:tab w:val="right" w:leader="dot" w:pos="9016"/>
            </w:tabs>
            <w:rPr>
              <w:del w:id="365" w:author="Heritiana" w:date="2021-03-19T15:59:00Z"/>
              <w:rFonts w:asciiTheme="minorHAnsi" w:eastAsiaTheme="minorEastAsia" w:hAnsiTheme="minorHAnsi" w:cstheme="minorBidi"/>
              <w:noProof/>
              <w:color w:val="auto"/>
              <w:lang w:val="en-US" w:eastAsia="en-US"/>
            </w:rPr>
          </w:pPr>
          <w:del w:id="366" w:author="Heritiana" w:date="2021-03-19T15:59:00Z">
            <w:r w:rsidRPr="00AA134C" w:rsidDel="007E6FB2">
              <w:rPr>
                <w:rStyle w:val="Lienhypertexte"/>
                <w:noProof/>
              </w:rPr>
              <w:delText>III.</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Les notifications</w:delText>
            </w:r>
            <w:r w:rsidDel="007E6FB2">
              <w:rPr>
                <w:noProof/>
                <w:webHidden/>
              </w:rPr>
              <w:tab/>
              <w:delText>7</w:delText>
            </w:r>
          </w:del>
        </w:p>
        <w:p w14:paraId="44A8CDA8" w14:textId="77777777" w:rsidR="00DA0803" w:rsidDel="007E6FB2" w:rsidRDefault="00DA0803">
          <w:pPr>
            <w:pStyle w:val="TM4"/>
            <w:tabs>
              <w:tab w:val="left" w:pos="1100"/>
              <w:tab w:val="right" w:leader="dot" w:pos="9016"/>
            </w:tabs>
            <w:rPr>
              <w:del w:id="367" w:author="Heritiana" w:date="2021-03-19T15:59:00Z"/>
              <w:rFonts w:asciiTheme="minorHAnsi" w:eastAsiaTheme="minorEastAsia" w:hAnsiTheme="minorHAnsi" w:cstheme="minorBidi"/>
              <w:noProof/>
              <w:color w:val="auto"/>
              <w:lang w:val="en-US" w:eastAsia="en-US"/>
            </w:rPr>
          </w:pPr>
          <w:del w:id="368" w:author="Heritiana" w:date="2021-03-19T15:59:00Z">
            <w:r w:rsidRPr="00AA134C" w:rsidDel="007E6FB2">
              <w:rPr>
                <w:rStyle w:val="Lienhypertexte"/>
                <w:noProof/>
              </w:rPr>
              <w:delText>1.</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Par courriel</w:delText>
            </w:r>
            <w:r w:rsidDel="007E6FB2">
              <w:rPr>
                <w:noProof/>
                <w:webHidden/>
              </w:rPr>
              <w:tab/>
              <w:delText>7</w:delText>
            </w:r>
          </w:del>
        </w:p>
        <w:p w14:paraId="1AE66DF7" w14:textId="77777777" w:rsidR="00DA0803" w:rsidDel="007E6FB2" w:rsidRDefault="00DA0803">
          <w:pPr>
            <w:pStyle w:val="TM4"/>
            <w:tabs>
              <w:tab w:val="left" w:pos="1100"/>
              <w:tab w:val="right" w:leader="dot" w:pos="9016"/>
            </w:tabs>
            <w:rPr>
              <w:del w:id="369" w:author="Heritiana" w:date="2021-03-19T15:59:00Z"/>
              <w:rFonts w:asciiTheme="minorHAnsi" w:eastAsiaTheme="minorEastAsia" w:hAnsiTheme="minorHAnsi" w:cstheme="minorBidi"/>
              <w:noProof/>
              <w:color w:val="auto"/>
              <w:lang w:val="en-US" w:eastAsia="en-US"/>
            </w:rPr>
          </w:pPr>
          <w:del w:id="370" w:author="Heritiana" w:date="2021-03-19T15:59:00Z">
            <w:r w:rsidRPr="00AA134C" w:rsidDel="007E6FB2">
              <w:rPr>
                <w:rStyle w:val="Lienhypertexte"/>
                <w:noProof/>
              </w:rPr>
              <w:delText>2.</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Sur la barre d’état de la plateforme</w:delText>
            </w:r>
            <w:r w:rsidDel="007E6FB2">
              <w:rPr>
                <w:noProof/>
                <w:webHidden/>
              </w:rPr>
              <w:tab/>
              <w:delText>8</w:delText>
            </w:r>
          </w:del>
        </w:p>
        <w:p w14:paraId="15155E98" w14:textId="77777777" w:rsidR="00DA0803" w:rsidDel="007E6FB2" w:rsidRDefault="00DA0803">
          <w:pPr>
            <w:pStyle w:val="TM4"/>
            <w:tabs>
              <w:tab w:val="left" w:pos="1100"/>
              <w:tab w:val="right" w:leader="dot" w:pos="9016"/>
            </w:tabs>
            <w:rPr>
              <w:del w:id="371" w:author="Heritiana" w:date="2021-03-19T15:59:00Z"/>
              <w:rFonts w:asciiTheme="minorHAnsi" w:eastAsiaTheme="minorEastAsia" w:hAnsiTheme="minorHAnsi" w:cstheme="minorBidi"/>
              <w:noProof/>
              <w:color w:val="auto"/>
              <w:lang w:val="en-US" w:eastAsia="en-US"/>
            </w:rPr>
          </w:pPr>
          <w:del w:id="372" w:author="Heritiana" w:date="2021-03-19T15:59:00Z">
            <w:r w:rsidRPr="00AA134C" w:rsidDel="007E6FB2">
              <w:rPr>
                <w:rStyle w:val="Lienhypertexte"/>
                <w:noProof/>
              </w:rPr>
              <w:delText>3.</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Dans le tableau de bord</w:delText>
            </w:r>
            <w:r w:rsidDel="007E6FB2">
              <w:rPr>
                <w:noProof/>
                <w:webHidden/>
              </w:rPr>
              <w:tab/>
              <w:delText>8</w:delText>
            </w:r>
          </w:del>
        </w:p>
        <w:p w14:paraId="6FDABA18" w14:textId="77777777" w:rsidR="00DA0803" w:rsidDel="007E6FB2" w:rsidRDefault="00DA0803">
          <w:pPr>
            <w:pStyle w:val="TM2"/>
            <w:tabs>
              <w:tab w:val="left" w:pos="660"/>
              <w:tab w:val="right" w:leader="dot" w:pos="9016"/>
            </w:tabs>
            <w:rPr>
              <w:del w:id="373" w:author="Heritiana" w:date="2021-03-19T15:59:00Z"/>
              <w:rFonts w:asciiTheme="minorHAnsi" w:eastAsiaTheme="minorEastAsia" w:hAnsiTheme="minorHAnsi" w:cstheme="minorBidi"/>
              <w:noProof/>
              <w:color w:val="auto"/>
              <w:lang w:val="en-US" w:eastAsia="en-US"/>
            </w:rPr>
          </w:pPr>
          <w:del w:id="374" w:author="Heritiana" w:date="2021-03-19T15:59:00Z">
            <w:r w:rsidRPr="00AA134C" w:rsidDel="007E6FB2">
              <w:rPr>
                <w:rStyle w:val="Lienhypertexte"/>
                <w:noProof/>
              </w:rPr>
              <w:delText>C.</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Navigation sur OpenKM</w:delText>
            </w:r>
            <w:r w:rsidDel="007E6FB2">
              <w:rPr>
                <w:noProof/>
                <w:webHidden/>
              </w:rPr>
              <w:tab/>
              <w:delText>9</w:delText>
            </w:r>
          </w:del>
        </w:p>
        <w:p w14:paraId="3522127F" w14:textId="77777777" w:rsidR="00DA0803" w:rsidDel="007E6FB2" w:rsidRDefault="00DA0803">
          <w:pPr>
            <w:pStyle w:val="TM3"/>
            <w:tabs>
              <w:tab w:val="left" w:pos="1100"/>
              <w:tab w:val="right" w:leader="dot" w:pos="9016"/>
            </w:tabs>
            <w:rPr>
              <w:del w:id="375" w:author="Heritiana" w:date="2021-03-19T15:59:00Z"/>
              <w:rFonts w:asciiTheme="minorHAnsi" w:eastAsiaTheme="minorEastAsia" w:hAnsiTheme="minorHAnsi" w:cstheme="minorBidi"/>
              <w:noProof/>
              <w:color w:val="auto"/>
              <w:lang w:val="en-US" w:eastAsia="en-US"/>
            </w:rPr>
          </w:pPr>
          <w:del w:id="376" w:author="Heritiana" w:date="2021-03-19T15:59:00Z">
            <w:r w:rsidRPr="00AA134C" w:rsidDel="007E6FB2">
              <w:rPr>
                <w:rStyle w:val="Lienhypertexte"/>
                <w:noProof/>
              </w:rPr>
              <w:delText>IV.</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Accès à la plateforme</w:delText>
            </w:r>
            <w:r w:rsidDel="007E6FB2">
              <w:rPr>
                <w:noProof/>
                <w:webHidden/>
              </w:rPr>
              <w:tab/>
              <w:delText>9</w:delText>
            </w:r>
          </w:del>
        </w:p>
        <w:p w14:paraId="772C5BA3" w14:textId="77777777" w:rsidR="00DA0803" w:rsidDel="007E6FB2" w:rsidRDefault="00DA0803">
          <w:pPr>
            <w:pStyle w:val="TM3"/>
            <w:tabs>
              <w:tab w:val="left" w:pos="880"/>
              <w:tab w:val="right" w:leader="dot" w:pos="9016"/>
            </w:tabs>
            <w:rPr>
              <w:del w:id="377" w:author="Heritiana" w:date="2021-03-19T15:59:00Z"/>
              <w:rFonts w:asciiTheme="minorHAnsi" w:eastAsiaTheme="minorEastAsia" w:hAnsiTheme="minorHAnsi" w:cstheme="minorBidi"/>
              <w:noProof/>
              <w:color w:val="auto"/>
              <w:lang w:val="en-US" w:eastAsia="en-US"/>
            </w:rPr>
          </w:pPr>
          <w:del w:id="378" w:author="Heritiana" w:date="2021-03-19T15:59:00Z">
            <w:r w:rsidRPr="00AA134C" w:rsidDel="007E6FB2">
              <w:rPr>
                <w:rStyle w:val="Lienhypertexte"/>
                <w:noProof/>
              </w:rPr>
              <w:delText>V.</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Quitter la plateforme</w:delText>
            </w:r>
            <w:r w:rsidDel="007E6FB2">
              <w:rPr>
                <w:noProof/>
                <w:webHidden/>
              </w:rPr>
              <w:tab/>
              <w:delText>11</w:delText>
            </w:r>
          </w:del>
        </w:p>
        <w:p w14:paraId="7BC483AF" w14:textId="77777777" w:rsidR="00DA0803" w:rsidDel="007E6FB2" w:rsidRDefault="00DA0803">
          <w:pPr>
            <w:pStyle w:val="TM3"/>
            <w:tabs>
              <w:tab w:val="left" w:pos="1100"/>
              <w:tab w:val="right" w:leader="dot" w:pos="9016"/>
            </w:tabs>
            <w:rPr>
              <w:del w:id="379" w:author="Heritiana" w:date="2021-03-19T15:59:00Z"/>
              <w:rFonts w:asciiTheme="minorHAnsi" w:eastAsiaTheme="minorEastAsia" w:hAnsiTheme="minorHAnsi" w:cstheme="minorBidi"/>
              <w:noProof/>
              <w:color w:val="auto"/>
              <w:lang w:val="en-US" w:eastAsia="en-US"/>
            </w:rPr>
          </w:pPr>
          <w:del w:id="380" w:author="Heritiana" w:date="2021-03-19T15:59:00Z">
            <w:r w:rsidRPr="00AA134C" w:rsidDel="007E6FB2">
              <w:rPr>
                <w:rStyle w:val="Lienhypertexte"/>
                <w:noProof/>
              </w:rPr>
              <w:delText>VI.</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Mode de fonctionnement</w:delText>
            </w:r>
            <w:r w:rsidDel="007E6FB2">
              <w:rPr>
                <w:noProof/>
                <w:webHidden/>
              </w:rPr>
              <w:tab/>
              <w:delText>12</w:delText>
            </w:r>
          </w:del>
        </w:p>
        <w:p w14:paraId="3CFCBA00" w14:textId="77777777" w:rsidR="00DA0803" w:rsidDel="007E6FB2" w:rsidRDefault="00DA0803">
          <w:pPr>
            <w:pStyle w:val="TM4"/>
            <w:tabs>
              <w:tab w:val="left" w:pos="1100"/>
              <w:tab w:val="right" w:leader="dot" w:pos="9016"/>
            </w:tabs>
            <w:rPr>
              <w:del w:id="381" w:author="Heritiana" w:date="2021-03-19T15:59:00Z"/>
              <w:rFonts w:asciiTheme="minorHAnsi" w:eastAsiaTheme="minorEastAsia" w:hAnsiTheme="minorHAnsi" w:cstheme="minorBidi"/>
              <w:noProof/>
              <w:color w:val="auto"/>
              <w:lang w:val="en-US" w:eastAsia="en-US"/>
            </w:rPr>
          </w:pPr>
          <w:del w:id="382" w:author="Heritiana" w:date="2021-03-19T15:59:00Z">
            <w:r w:rsidRPr="00AA134C" w:rsidDel="007E6FB2">
              <w:rPr>
                <w:rStyle w:val="Lienhypertexte"/>
                <w:noProof/>
              </w:rPr>
              <w:delText>1.</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Le menu</w:delText>
            </w:r>
            <w:r w:rsidDel="007E6FB2">
              <w:rPr>
                <w:noProof/>
                <w:webHidden/>
              </w:rPr>
              <w:tab/>
              <w:delText>13</w:delText>
            </w:r>
          </w:del>
        </w:p>
        <w:p w14:paraId="46785B5B" w14:textId="77777777" w:rsidR="00DA0803" w:rsidDel="007E6FB2" w:rsidRDefault="00DA0803">
          <w:pPr>
            <w:pStyle w:val="TM4"/>
            <w:tabs>
              <w:tab w:val="left" w:pos="1100"/>
              <w:tab w:val="right" w:leader="dot" w:pos="9016"/>
            </w:tabs>
            <w:rPr>
              <w:del w:id="383" w:author="Heritiana" w:date="2021-03-19T15:59:00Z"/>
              <w:rFonts w:asciiTheme="minorHAnsi" w:eastAsiaTheme="minorEastAsia" w:hAnsiTheme="minorHAnsi" w:cstheme="minorBidi"/>
              <w:noProof/>
              <w:color w:val="auto"/>
              <w:lang w:val="en-US" w:eastAsia="en-US"/>
            </w:rPr>
          </w:pPr>
          <w:del w:id="384" w:author="Heritiana" w:date="2021-03-19T15:59:00Z">
            <w:r w:rsidRPr="00AA134C" w:rsidDel="007E6FB2">
              <w:rPr>
                <w:rStyle w:val="Lienhypertexte"/>
                <w:noProof/>
              </w:rPr>
              <w:delText>2.</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La barre de recherche rapide</w:delText>
            </w:r>
            <w:r w:rsidDel="007E6FB2">
              <w:rPr>
                <w:noProof/>
                <w:webHidden/>
              </w:rPr>
              <w:tab/>
              <w:delText>18</w:delText>
            </w:r>
          </w:del>
        </w:p>
        <w:p w14:paraId="1255853B" w14:textId="77777777" w:rsidR="00DA0803" w:rsidDel="007E6FB2" w:rsidRDefault="00DA0803">
          <w:pPr>
            <w:pStyle w:val="TM4"/>
            <w:tabs>
              <w:tab w:val="left" w:pos="1100"/>
              <w:tab w:val="right" w:leader="dot" w:pos="9016"/>
            </w:tabs>
            <w:rPr>
              <w:del w:id="385" w:author="Heritiana" w:date="2021-03-19T15:59:00Z"/>
              <w:rFonts w:asciiTheme="minorHAnsi" w:eastAsiaTheme="minorEastAsia" w:hAnsiTheme="minorHAnsi" w:cstheme="minorBidi"/>
              <w:noProof/>
              <w:color w:val="auto"/>
              <w:lang w:val="en-US" w:eastAsia="en-US"/>
            </w:rPr>
          </w:pPr>
          <w:del w:id="386" w:author="Heritiana" w:date="2021-03-19T15:59:00Z">
            <w:r w:rsidRPr="00AA134C" w:rsidDel="007E6FB2">
              <w:rPr>
                <w:rStyle w:val="Lienhypertexte"/>
                <w:noProof/>
              </w:rPr>
              <w:delText>3.</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La barre des outils</w:delText>
            </w:r>
            <w:r w:rsidDel="007E6FB2">
              <w:rPr>
                <w:noProof/>
                <w:webHidden/>
              </w:rPr>
              <w:tab/>
              <w:delText>18</w:delText>
            </w:r>
          </w:del>
        </w:p>
        <w:p w14:paraId="75E4F3BC" w14:textId="77777777" w:rsidR="00DA0803" w:rsidDel="007E6FB2" w:rsidRDefault="00DA0803">
          <w:pPr>
            <w:pStyle w:val="TM4"/>
            <w:tabs>
              <w:tab w:val="left" w:pos="1100"/>
              <w:tab w:val="right" w:leader="dot" w:pos="9016"/>
            </w:tabs>
            <w:rPr>
              <w:del w:id="387" w:author="Heritiana" w:date="2021-03-19T15:59:00Z"/>
              <w:rFonts w:asciiTheme="minorHAnsi" w:eastAsiaTheme="minorEastAsia" w:hAnsiTheme="minorHAnsi" w:cstheme="minorBidi"/>
              <w:noProof/>
              <w:color w:val="auto"/>
              <w:lang w:val="en-US" w:eastAsia="en-US"/>
            </w:rPr>
          </w:pPr>
          <w:del w:id="388" w:author="Heritiana" w:date="2021-03-19T15:59:00Z">
            <w:r w:rsidRPr="00AA134C" w:rsidDel="007E6FB2">
              <w:rPr>
                <w:rStyle w:val="Lienhypertexte"/>
                <w:noProof/>
              </w:rPr>
              <w:delText>4.</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Le chemin</w:delText>
            </w:r>
            <w:r w:rsidDel="007E6FB2">
              <w:rPr>
                <w:noProof/>
                <w:webHidden/>
              </w:rPr>
              <w:tab/>
              <w:delText>18</w:delText>
            </w:r>
          </w:del>
        </w:p>
        <w:p w14:paraId="6B676230" w14:textId="77777777" w:rsidR="00DA0803" w:rsidDel="007E6FB2" w:rsidRDefault="00DA0803">
          <w:pPr>
            <w:pStyle w:val="TM4"/>
            <w:tabs>
              <w:tab w:val="left" w:pos="1100"/>
              <w:tab w:val="right" w:leader="dot" w:pos="9016"/>
            </w:tabs>
            <w:rPr>
              <w:del w:id="389" w:author="Heritiana" w:date="2021-03-19T15:59:00Z"/>
              <w:rFonts w:asciiTheme="minorHAnsi" w:eastAsiaTheme="minorEastAsia" w:hAnsiTheme="minorHAnsi" w:cstheme="minorBidi"/>
              <w:noProof/>
              <w:color w:val="auto"/>
              <w:lang w:val="en-US" w:eastAsia="en-US"/>
            </w:rPr>
          </w:pPr>
          <w:del w:id="390" w:author="Heritiana" w:date="2021-03-19T15:59:00Z">
            <w:r w:rsidRPr="00AA134C" w:rsidDel="007E6FB2">
              <w:rPr>
                <w:rStyle w:val="Lienhypertexte"/>
                <w:noProof/>
              </w:rPr>
              <w:delText>5.</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Option d’affichage : Le bureau</w:delText>
            </w:r>
            <w:r w:rsidDel="007E6FB2">
              <w:rPr>
                <w:noProof/>
                <w:webHidden/>
              </w:rPr>
              <w:tab/>
              <w:delText>18</w:delText>
            </w:r>
          </w:del>
        </w:p>
        <w:p w14:paraId="782EC50B" w14:textId="77777777" w:rsidR="00DA0803" w:rsidDel="007E6FB2" w:rsidRDefault="00DA0803">
          <w:pPr>
            <w:pStyle w:val="TM4"/>
            <w:tabs>
              <w:tab w:val="left" w:pos="1100"/>
              <w:tab w:val="right" w:leader="dot" w:pos="9016"/>
            </w:tabs>
            <w:rPr>
              <w:del w:id="391" w:author="Heritiana" w:date="2021-03-19T15:59:00Z"/>
              <w:rFonts w:asciiTheme="minorHAnsi" w:eastAsiaTheme="minorEastAsia" w:hAnsiTheme="minorHAnsi" w:cstheme="minorBidi"/>
              <w:noProof/>
              <w:color w:val="auto"/>
              <w:lang w:val="en-US" w:eastAsia="en-US"/>
            </w:rPr>
          </w:pPr>
          <w:del w:id="392" w:author="Heritiana" w:date="2021-03-19T15:59:00Z">
            <w:r w:rsidRPr="00AA134C" w:rsidDel="007E6FB2">
              <w:rPr>
                <w:rStyle w:val="Lienhypertexte"/>
                <w:noProof/>
              </w:rPr>
              <w:delText>6.</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Option d’affichage : Le moteur de recherche</w:delText>
            </w:r>
            <w:r w:rsidDel="007E6FB2">
              <w:rPr>
                <w:noProof/>
                <w:webHidden/>
              </w:rPr>
              <w:tab/>
              <w:delText>22</w:delText>
            </w:r>
          </w:del>
        </w:p>
        <w:p w14:paraId="354A2FB5" w14:textId="77777777" w:rsidR="00DA0803" w:rsidDel="007E6FB2" w:rsidRDefault="00DA0803">
          <w:pPr>
            <w:pStyle w:val="TM4"/>
            <w:tabs>
              <w:tab w:val="left" w:pos="1100"/>
              <w:tab w:val="right" w:leader="dot" w:pos="9016"/>
            </w:tabs>
            <w:rPr>
              <w:del w:id="393" w:author="Heritiana" w:date="2021-03-19T15:59:00Z"/>
              <w:rFonts w:asciiTheme="minorHAnsi" w:eastAsiaTheme="minorEastAsia" w:hAnsiTheme="minorHAnsi" w:cstheme="minorBidi"/>
              <w:noProof/>
              <w:color w:val="auto"/>
              <w:lang w:val="en-US" w:eastAsia="en-US"/>
            </w:rPr>
          </w:pPr>
          <w:del w:id="394" w:author="Heritiana" w:date="2021-03-19T15:59:00Z">
            <w:r w:rsidRPr="00AA134C" w:rsidDel="007E6FB2">
              <w:rPr>
                <w:rStyle w:val="Lienhypertexte"/>
                <w:noProof/>
              </w:rPr>
              <w:delText>7.</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Option d’affichage : Le tableau de bord</w:delText>
            </w:r>
            <w:r w:rsidDel="007E6FB2">
              <w:rPr>
                <w:noProof/>
                <w:webHidden/>
              </w:rPr>
              <w:tab/>
              <w:delText>27</w:delText>
            </w:r>
          </w:del>
        </w:p>
        <w:p w14:paraId="7A14FE34" w14:textId="77777777" w:rsidR="00DA0803" w:rsidDel="007E6FB2" w:rsidRDefault="00DA0803">
          <w:pPr>
            <w:pStyle w:val="TM4"/>
            <w:tabs>
              <w:tab w:val="left" w:pos="1100"/>
              <w:tab w:val="right" w:leader="dot" w:pos="9016"/>
            </w:tabs>
            <w:rPr>
              <w:del w:id="395" w:author="Heritiana" w:date="2021-03-19T15:59:00Z"/>
              <w:rFonts w:asciiTheme="minorHAnsi" w:eastAsiaTheme="minorEastAsia" w:hAnsiTheme="minorHAnsi" w:cstheme="minorBidi"/>
              <w:noProof/>
              <w:color w:val="auto"/>
              <w:lang w:val="en-US" w:eastAsia="en-US"/>
            </w:rPr>
          </w:pPr>
          <w:del w:id="396" w:author="Heritiana" w:date="2021-03-19T15:59:00Z">
            <w:r w:rsidRPr="00AA134C" w:rsidDel="007E6FB2">
              <w:rPr>
                <w:rStyle w:val="Lienhypertexte"/>
                <w:noProof/>
              </w:rPr>
              <w:delText>8.</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La barre d’état</w:delText>
            </w:r>
            <w:r w:rsidDel="007E6FB2">
              <w:rPr>
                <w:noProof/>
                <w:webHidden/>
              </w:rPr>
              <w:tab/>
              <w:delText>33</w:delText>
            </w:r>
          </w:del>
        </w:p>
        <w:p w14:paraId="12690DB9" w14:textId="77777777" w:rsidR="00DA0803" w:rsidDel="007E6FB2" w:rsidRDefault="00DA0803">
          <w:pPr>
            <w:pStyle w:val="TM2"/>
            <w:tabs>
              <w:tab w:val="left" w:pos="660"/>
              <w:tab w:val="right" w:leader="dot" w:pos="9016"/>
            </w:tabs>
            <w:rPr>
              <w:del w:id="397" w:author="Heritiana" w:date="2021-03-19T15:59:00Z"/>
              <w:rFonts w:asciiTheme="minorHAnsi" w:eastAsiaTheme="minorEastAsia" w:hAnsiTheme="minorHAnsi" w:cstheme="minorBidi"/>
              <w:noProof/>
              <w:color w:val="auto"/>
              <w:lang w:val="en-US" w:eastAsia="en-US"/>
            </w:rPr>
          </w:pPr>
          <w:del w:id="398" w:author="Heritiana" w:date="2021-03-19T15:59:00Z">
            <w:r w:rsidRPr="00AA134C" w:rsidDel="007E6FB2">
              <w:rPr>
                <w:rStyle w:val="Lienhypertexte"/>
                <w:noProof/>
              </w:rPr>
              <w:delText>D.</w:delText>
            </w:r>
            <w:r w:rsidDel="007E6FB2">
              <w:rPr>
                <w:rFonts w:asciiTheme="minorHAnsi" w:eastAsiaTheme="minorEastAsia" w:hAnsiTheme="minorHAnsi" w:cstheme="minorBidi"/>
                <w:noProof/>
                <w:color w:val="auto"/>
                <w:lang w:val="en-US" w:eastAsia="en-US"/>
              </w:rPr>
              <w:tab/>
            </w:r>
            <w:r w:rsidRPr="00AA134C" w:rsidDel="007E6FB2">
              <w:rPr>
                <w:rStyle w:val="Lienhypertexte"/>
                <w:noProof/>
              </w:rPr>
              <w:delText>Les messages d’erreurs fréquents</w:delText>
            </w:r>
            <w:r w:rsidDel="007E6FB2">
              <w:rPr>
                <w:noProof/>
                <w:webHidden/>
              </w:rPr>
              <w:tab/>
              <w:delText>35</w:delText>
            </w:r>
          </w:del>
        </w:p>
        <w:p w14:paraId="4FD64DFA" w14:textId="3BA6A36A" w:rsidR="00253A10" w:rsidRDefault="001E0C81" w:rsidP="00624960">
          <w:r>
            <w:fldChar w:fldCharType="end"/>
          </w:r>
        </w:p>
      </w:sdtContent>
    </w:sdt>
    <w:p w14:paraId="6B7A465C" w14:textId="77777777" w:rsidR="00253A10" w:rsidRDefault="00253A10" w:rsidP="00253A10">
      <w:pPr>
        <w:pStyle w:val="Titre1"/>
      </w:pPr>
      <w:bookmarkStart w:id="399" w:name="_Toc67063078"/>
      <w:r>
        <w:lastRenderedPageBreak/>
        <w:t>Liste des figures</w:t>
      </w:r>
      <w:bookmarkEnd w:id="399"/>
    </w:p>
    <w:p w14:paraId="7A1E56BC" w14:textId="77777777" w:rsidR="006048F2" w:rsidRDefault="00624960">
      <w:pPr>
        <w:pStyle w:val="Tabledesillustrations"/>
        <w:tabs>
          <w:tab w:val="right" w:leader="dot" w:pos="9016"/>
        </w:tabs>
        <w:rPr>
          <w:ins w:id="400" w:author="Heritiana" w:date="2021-03-19T16:17:00Z"/>
          <w:rFonts w:asciiTheme="minorHAnsi" w:eastAsiaTheme="minorEastAsia" w:hAnsiTheme="minorHAnsi" w:cstheme="minorBidi"/>
          <w:noProof/>
          <w:color w:val="auto"/>
        </w:rPr>
      </w:pPr>
      <w:r>
        <w:fldChar w:fldCharType="begin"/>
      </w:r>
      <w:r>
        <w:instrText xml:space="preserve"> TOC \h \z \c "Figure" </w:instrText>
      </w:r>
      <w:r>
        <w:fldChar w:fldCharType="separate"/>
      </w:r>
      <w:ins w:id="401" w:author="Heritiana" w:date="2021-03-19T16:17:00Z">
        <w:r w:rsidR="006048F2" w:rsidRPr="000E5744">
          <w:rPr>
            <w:rStyle w:val="Lienhypertexte"/>
            <w:noProof/>
          </w:rPr>
          <w:fldChar w:fldCharType="begin"/>
        </w:r>
        <w:r w:rsidR="006048F2" w:rsidRPr="000E5744">
          <w:rPr>
            <w:rStyle w:val="Lienhypertexte"/>
            <w:noProof/>
          </w:rPr>
          <w:instrText xml:space="preserve"> </w:instrText>
        </w:r>
        <w:r w:rsidR="006048F2">
          <w:rPr>
            <w:noProof/>
          </w:rPr>
          <w:instrText>HYPERLINK \l "_Toc67063112"</w:instrText>
        </w:r>
        <w:r w:rsidR="006048F2" w:rsidRPr="000E5744">
          <w:rPr>
            <w:rStyle w:val="Lienhypertexte"/>
            <w:noProof/>
          </w:rPr>
          <w:instrText xml:space="preserve"> </w:instrText>
        </w:r>
        <w:r w:rsidR="006048F2" w:rsidRPr="000E5744">
          <w:rPr>
            <w:rStyle w:val="Lienhypertexte"/>
            <w:noProof/>
          </w:rPr>
        </w:r>
        <w:r w:rsidR="006048F2" w:rsidRPr="000E5744">
          <w:rPr>
            <w:rStyle w:val="Lienhypertexte"/>
            <w:noProof/>
          </w:rPr>
          <w:fldChar w:fldCharType="separate"/>
        </w:r>
        <w:r w:rsidR="006048F2" w:rsidRPr="000E5744">
          <w:rPr>
            <w:rStyle w:val="Lienhypertexte"/>
            <w:noProof/>
          </w:rPr>
          <w:t>Figure 1: Réception et validation d'un rapport</w:t>
        </w:r>
        <w:r w:rsidR="006048F2">
          <w:rPr>
            <w:noProof/>
            <w:webHidden/>
          </w:rPr>
          <w:tab/>
        </w:r>
        <w:r w:rsidR="006048F2">
          <w:rPr>
            <w:noProof/>
            <w:webHidden/>
          </w:rPr>
          <w:fldChar w:fldCharType="begin"/>
        </w:r>
        <w:r w:rsidR="006048F2">
          <w:rPr>
            <w:noProof/>
            <w:webHidden/>
          </w:rPr>
          <w:instrText xml:space="preserve"> PAGEREF _Toc67063112 \h </w:instrText>
        </w:r>
        <w:r w:rsidR="006048F2">
          <w:rPr>
            <w:noProof/>
            <w:webHidden/>
          </w:rPr>
        </w:r>
      </w:ins>
      <w:r w:rsidR="006048F2">
        <w:rPr>
          <w:noProof/>
          <w:webHidden/>
        </w:rPr>
        <w:fldChar w:fldCharType="separate"/>
      </w:r>
      <w:ins w:id="402" w:author="Heritiana" w:date="2021-03-19T16:17:00Z">
        <w:r w:rsidR="006048F2">
          <w:rPr>
            <w:noProof/>
            <w:webHidden/>
          </w:rPr>
          <w:t>7</w:t>
        </w:r>
        <w:r w:rsidR="006048F2">
          <w:rPr>
            <w:noProof/>
            <w:webHidden/>
          </w:rPr>
          <w:fldChar w:fldCharType="end"/>
        </w:r>
        <w:r w:rsidR="006048F2" w:rsidRPr="000E5744">
          <w:rPr>
            <w:rStyle w:val="Lienhypertexte"/>
            <w:noProof/>
          </w:rPr>
          <w:fldChar w:fldCharType="end"/>
        </w:r>
      </w:ins>
    </w:p>
    <w:p w14:paraId="78F2736A" w14:textId="77777777" w:rsidR="006048F2" w:rsidRDefault="006048F2">
      <w:pPr>
        <w:pStyle w:val="Tabledesillustrations"/>
        <w:tabs>
          <w:tab w:val="right" w:leader="dot" w:pos="9016"/>
        </w:tabs>
        <w:rPr>
          <w:ins w:id="403" w:author="Heritiana" w:date="2021-03-19T16:17:00Z"/>
          <w:rFonts w:asciiTheme="minorHAnsi" w:eastAsiaTheme="minorEastAsia" w:hAnsiTheme="minorHAnsi" w:cstheme="minorBidi"/>
          <w:noProof/>
          <w:color w:val="auto"/>
        </w:rPr>
      </w:pPr>
      <w:ins w:id="40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 Consultation des rapports déposés en retard</w:t>
        </w:r>
        <w:r>
          <w:rPr>
            <w:noProof/>
            <w:webHidden/>
          </w:rPr>
          <w:tab/>
        </w:r>
        <w:r>
          <w:rPr>
            <w:noProof/>
            <w:webHidden/>
          </w:rPr>
          <w:fldChar w:fldCharType="begin"/>
        </w:r>
        <w:r>
          <w:rPr>
            <w:noProof/>
            <w:webHidden/>
          </w:rPr>
          <w:instrText xml:space="preserve"> PAGEREF _Toc67063113 \h </w:instrText>
        </w:r>
        <w:r>
          <w:rPr>
            <w:noProof/>
            <w:webHidden/>
          </w:rPr>
        </w:r>
      </w:ins>
      <w:r>
        <w:rPr>
          <w:noProof/>
          <w:webHidden/>
        </w:rPr>
        <w:fldChar w:fldCharType="separate"/>
      </w:r>
      <w:ins w:id="405" w:author="Heritiana" w:date="2021-03-19T16:17:00Z">
        <w:r>
          <w:rPr>
            <w:noProof/>
            <w:webHidden/>
          </w:rPr>
          <w:t>8</w:t>
        </w:r>
        <w:r>
          <w:rPr>
            <w:noProof/>
            <w:webHidden/>
          </w:rPr>
          <w:fldChar w:fldCharType="end"/>
        </w:r>
        <w:r w:rsidRPr="000E5744">
          <w:rPr>
            <w:rStyle w:val="Lienhypertexte"/>
            <w:noProof/>
          </w:rPr>
          <w:fldChar w:fldCharType="end"/>
        </w:r>
      </w:ins>
    </w:p>
    <w:p w14:paraId="084292F0" w14:textId="77777777" w:rsidR="006048F2" w:rsidRDefault="006048F2">
      <w:pPr>
        <w:pStyle w:val="Tabledesillustrations"/>
        <w:tabs>
          <w:tab w:val="right" w:leader="dot" w:pos="9016"/>
        </w:tabs>
        <w:rPr>
          <w:ins w:id="406" w:author="Heritiana" w:date="2021-03-19T16:17:00Z"/>
          <w:rFonts w:asciiTheme="minorHAnsi" w:eastAsiaTheme="minorEastAsia" w:hAnsiTheme="minorHAnsi" w:cstheme="minorBidi"/>
          <w:noProof/>
          <w:color w:val="auto"/>
        </w:rPr>
      </w:pPr>
      <w:ins w:id="407"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"_Toc67063114"</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 Consultation des rapports en retard en attente de déposition</w:t>
        </w:r>
        <w:r>
          <w:rPr>
            <w:noProof/>
            <w:webHidden/>
          </w:rPr>
          <w:tab/>
        </w:r>
        <w:r>
          <w:rPr>
            <w:noProof/>
            <w:webHidden/>
          </w:rPr>
          <w:fldChar w:fldCharType="begin"/>
        </w:r>
        <w:r>
          <w:rPr>
            <w:noProof/>
            <w:webHidden/>
          </w:rPr>
          <w:instrText xml:space="preserve"> PAGEREF _Toc67063114 \h </w:instrText>
        </w:r>
        <w:r>
          <w:rPr>
            <w:noProof/>
            <w:webHidden/>
          </w:rPr>
        </w:r>
      </w:ins>
      <w:r>
        <w:rPr>
          <w:noProof/>
          <w:webHidden/>
        </w:rPr>
        <w:fldChar w:fldCharType="separate"/>
      </w:r>
      <w:ins w:id="408" w:author="Heritiana" w:date="2021-03-19T16:17:00Z">
        <w:r>
          <w:rPr>
            <w:noProof/>
            <w:webHidden/>
          </w:rPr>
          <w:t>8</w:t>
        </w:r>
        <w:r>
          <w:rPr>
            <w:noProof/>
            <w:webHidden/>
          </w:rPr>
          <w:fldChar w:fldCharType="end"/>
        </w:r>
        <w:r w:rsidRPr="000E5744">
          <w:rPr>
            <w:rStyle w:val="Lienhypertexte"/>
            <w:noProof/>
          </w:rPr>
          <w:fldChar w:fldCharType="end"/>
        </w:r>
      </w:ins>
    </w:p>
    <w:p w14:paraId="7D0BA42D" w14:textId="77777777" w:rsidR="006048F2" w:rsidRDefault="006048F2">
      <w:pPr>
        <w:pStyle w:val="Tabledesillustrations"/>
        <w:tabs>
          <w:tab w:val="right" w:leader="dot" w:pos="9016"/>
        </w:tabs>
        <w:rPr>
          <w:ins w:id="409" w:author="Heritiana" w:date="2021-03-19T16:17:00Z"/>
          <w:rFonts w:asciiTheme="minorHAnsi" w:eastAsiaTheme="minorEastAsia" w:hAnsiTheme="minorHAnsi" w:cstheme="minorBidi"/>
          <w:noProof/>
          <w:color w:val="auto"/>
        </w:rPr>
      </w:pPr>
      <w:ins w:id="410"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"_Toc67063115"</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 Notification d'ajout d'un document</w:t>
        </w:r>
        <w:r>
          <w:rPr>
            <w:noProof/>
            <w:webHidden/>
          </w:rPr>
          <w:tab/>
        </w:r>
        <w:r>
          <w:rPr>
            <w:noProof/>
            <w:webHidden/>
          </w:rPr>
          <w:fldChar w:fldCharType="begin"/>
        </w:r>
        <w:r>
          <w:rPr>
            <w:noProof/>
            <w:webHidden/>
          </w:rPr>
          <w:instrText xml:space="preserve"> PAGEREF _Toc67063115 \h </w:instrText>
        </w:r>
        <w:r>
          <w:rPr>
            <w:noProof/>
            <w:webHidden/>
          </w:rPr>
        </w:r>
      </w:ins>
      <w:r>
        <w:rPr>
          <w:noProof/>
          <w:webHidden/>
        </w:rPr>
        <w:fldChar w:fldCharType="separate"/>
      </w:r>
      <w:ins w:id="411" w:author="Heritiana" w:date="2021-03-19T16:17:00Z">
        <w:r>
          <w:rPr>
            <w:noProof/>
            <w:webHidden/>
          </w:rPr>
          <w:t>9</w:t>
        </w:r>
        <w:r>
          <w:rPr>
            <w:noProof/>
            <w:webHidden/>
          </w:rPr>
          <w:fldChar w:fldCharType="end"/>
        </w:r>
        <w:r w:rsidRPr="000E5744">
          <w:rPr>
            <w:rStyle w:val="Lienhypertexte"/>
            <w:noProof/>
          </w:rPr>
          <w:fldChar w:fldCharType="end"/>
        </w:r>
      </w:ins>
    </w:p>
    <w:p w14:paraId="42A64BE2" w14:textId="77777777" w:rsidR="006048F2" w:rsidRDefault="006048F2">
      <w:pPr>
        <w:pStyle w:val="Tabledesillustrations"/>
        <w:tabs>
          <w:tab w:val="right" w:leader="dot" w:pos="9016"/>
        </w:tabs>
        <w:rPr>
          <w:ins w:id="412" w:author="Heritiana" w:date="2021-03-19T16:17:00Z"/>
          <w:rFonts w:asciiTheme="minorHAnsi" w:eastAsiaTheme="minorEastAsia" w:hAnsiTheme="minorHAnsi" w:cstheme="minorBidi"/>
          <w:noProof/>
          <w:color w:val="auto"/>
        </w:rPr>
      </w:pPr>
      <w:ins w:id="413"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"_Toc67063116"</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5: Notification de déposition de rapport pour validation</w:t>
        </w:r>
        <w:r>
          <w:rPr>
            <w:noProof/>
            <w:webHidden/>
          </w:rPr>
          <w:tab/>
        </w:r>
        <w:r>
          <w:rPr>
            <w:noProof/>
            <w:webHidden/>
          </w:rPr>
          <w:fldChar w:fldCharType="begin"/>
        </w:r>
        <w:r>
          <w:rPr>
            <w:noProof/>
            <w:webHidden/>
          </w:rPr>
          <w:instrText xml:space="preserve"> PAGEREF _Toc67063116 \h </w:instrText>
        </w:r>
        <w:r>
          <w:rPr>
            <w:noProof/>
            <w:webHidden/>
          </w:rPr>
        </w:r>
      </w:ins>
      <w:r>
        <w:rPr>
          <w:noProof/>
          <w:webHidden/>
        </w:rPr>
        <w:fldChar w:fldCharType="separate"/>
      </w:r>
      <w:ins w:id="414" w:author="Heritiana" w:date="2021-03-19T16:17:00Z">
        <w:r>
          <w:rPr>
            <w:noProof/>
            <w:webHidden/>
          </w:rPr>
          <w:t>9</w:t>
        </w:r>
        <w:r>
          <w:rPr>
            <w:noProof/>
            <w:webHidden/>
          </w:rPr>
          <w:fldChar w:fldCharType="end"/>
        </w:r>
        <w:r w:rsidRPr="000E5744">
          <w:rPr>
            <w:rStyle w:val="Lienhypertexte"/>
            <w:noProof/>
          </w:rPr>
          <w:fldChar w:fldCharType="end"/>
        </w:r>
      </w:ins>
    </w:p>
    <w:p w14:paraId="00B9E88F" w14:textId="77777777" w:rsidR="006048F2" w:rsidRDefault="006048F2">
      <w:pPr>
        <w:pStyle w:val="Tabledesillustrations"/>
        <w:tabs>
          <w:tab w:val="right" w:leader="dot" w:pos="9016"/>
        </w:tabs>
        <w:rPr>
          <w:ins w:id="415" w:author="Heritiana" w:date="2021-03-19T16:17:00Z"/>
          <w:rFonts w:asciiTheme="minorHAnsi" w:eastAsiaTheme="minorEastAsia" w:hAnsiTheme="minorHAnsi" w:cstheme="minorBidi"/>
          <w:noProof/>
          <w:color w:val="auto"/>
        </w:rPr>
      </w:pPr>
      <w:ins w:id="416"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"_Toc67063117"</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6: Notification sur la barre des états</w:t>
        </w:r>
        <w:r>
          <w:rPr>
            <w:noProof/>
            <w:webHidden/>
          </w:rPr>
          <w:tab/>
        </w:r>
        <w:r>
          <w:rPr>
            <w:noProof/>
            <w:webHidden/>
          </w:rPr>
          <w:fldChar w:fldCharType="begin"/>
        </w:r>
        <w:r>
          <w:rPr>
            <w:noProof/>
            <w:webHidden/>
          </w:rPr>
          <w:instrText xml:space="preserve"> PAGEREF _Toc67063117 \h </w:instrText>
        </w:r>
        <w:r>
          <w:rPr>
            <w:noProof/>
            <w:webHidden/>
          </w:rPr>
        </w:r>
      </w:ins>
      <w:r>
        <w:rPr>
          <w:noProof/>
          <w:webHidden/>
        </w:rPr>
        <w:fldChar w:fldCharType="separate"/>
      </w:r>
      <w:ins w:id="417" w:author="Heritiana" w:date="2021-03-19T16:17:00Z">
        <w:r>
          <w:rPr>
            <w:noProof/>
            <w:webHidden/>
          </w:rPr>
          <w:t>10</w:t>
        </w:r>
        <w:r>
          <w:rPr>
            <w:noProof/>
            <w:webHidden/>
          </w:rPr>
          <w:fldChar w:fldCharType="end"/>
        </w:r>
        <w:r w:rsidRPr="000E5744">
          <w:rPr>
            <w:rStyle w:val="Lienhypertexte"/>
            <w:noProof/>
          </w:rPr>
          <w:fldChar w:fldCharType="end"/>
        </w:r>
      </w:ins>
    </w:p>
    <w:p w14:paraId="771B660D" w14:textId="77777777" w:rsidR="006048F2" w:rsidRDefault="006048F2">
      <w:pPr>
        <w:pStyle w:val="Tabledesillustrations"/>
        <w:tabs>
          <w:tab w:val="right" w:leader="dot" w:pos="9016"/>
        </w:tabs>
        <w:rPr>
          <w:ins w:id="418" w:author="Heritiana" w:date="2021-03-19T16:17:00Z"/>
          <w:rFonts w:asciiTheme="minorHAnsi" w:eastAsiaTheme="minorEastAsia" w:hAnsiTheme="minorHAnsi" w:cstheme="minorBidi"/>
          <w:noProof/>
          <w:color w:val="auto"/>
        </w:rPr>
      </w:pPr>
      <w:ins w:id="419"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"_Toc67063118"</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7: Notifications dans le Tableau de Bord</w:t>
        </w:r>
        <w:r>
          <w:rPr>
            <w:noProof/>
            <w:webHidden/>
          </w:rPr>
          <w:tab/>
        </w:r>
        <w:r>
          <w:rPr>
            <w:noProof/>
            <w:webHidden/>
          </w:rPr>
          <w:fldChar w:fldCharType="begin"/>
        </w:r>
        <w:r>
          <w:rPr>
            <w:noProof/>
            <w:webHidden/>
          </w:rPr>
          <w:instrText xml:space="preserve"> PAGEREF _Toc67063118 \h </w:instrText>
        </w:r>
        <w:r>
          <w:rPr>
            <w:noProof/>
            <w:webHidden/>
          </w:rPr>
        </w:r>
      </w:ins>
      <w:r>
        <w:rPr>
          <w:noProof/>
          <w:webHidden/>
        </w:rPr>
        <w:fldChar w:fldCharType="separate"/>
      </w:r>
      <w:ins w:id="420" w:author="Heritiana" w:date="2021-03-19T16:17:00Z">
        <w:r>
          <w:rPr>
            <w:noProof/>
            <w:webHidden/>
          </w:rPr>
          <w:t>10</w:t>
        </w:r>
        <w:r>
          <w:rPr>
            <w:noProof/>
            <w:webHidden/>
          </w:rPr>
          <w:fldChar w:fldCharType="end"/>
        </w:r>
        <w:r w:rsidRPr="000E5744">
          <w:rPr>
            <w:rStyle w:val="Lienhypertexte"/>
            <w:noProof/>
          </w:rPr>
          <w:fldChar w:fldCharType="end"/>
        </w:r>
      </w:ins>
    </w:p>
    <w:p w14:paraId="7126F216" w14:textId="77777777" w:rsidR="006048F2" w:rsidRDefault="006048F2">
      <w:pPr>
        <w:pStyle w:val="Tabledesillustrations"/>
        <w:tabs>
          <w:tab w:val="right" w:leader="dot" w:pos="9016"/>
        </w:tabs>
        <w:rPr>
          <w:ins w:id="421" w:author="Heritiana" w:date="2021-03-19T16:17:00Z"/>
          <w:rFonts w:asciiTheme="minorHAnsi" w:eastAsiaTheme="minorEastAsia" w:hAnsiTheme="minorHAnsi" w:cstheme="minorBidi"/>
          <w:noProof/>
          <w:color w:val="auto"/>
        </w:rPr>
      </w:pPr>
      <w:ins w:id="422"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"_Toc67063119"</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8: Ajout d'un document dans un dossier dans la plateforme</w:t>
        </w:r>
        <w:r>
          <w:rPr>
            <w:noProof/>
            <w:webHidden/>
          </w:rPr>
          <w:tab/>
        </w:r>
        <w:r>
          <w:rPr>
            <w:noProof/>
            <w:webHidden/>
          </w:rPr>
          <w:fldChar w:fldCharType="begin"/>
        </w:r>
        <w:r>
          <w:rPr>
            <w:noProof/>
            <w:webHidden/>
          </w:rPr>
          <w:instrText xml:space="preserve"> PAGEREF _Toc67063119 \h </w:instrText>
        </w:r>
        <w:r>
          <w:rPr>
            <w:noProof/>
            <w:webHidden/>
          </w:rPr>
        </w:r>
      </w:ins>
      <w:r>
        <w:rPr>
          <w:noProof/>
          <w:webHidden/>
        </w:rPr>
        <w:fldChar w:fldCharType="separate"/>
      </w:r>
      <w:ins w:id="423" w:author="Heritiana" w:date="2021-03-19T16:17:00Z">
        <w:r>
          <w:rPr>
            <w:noProof/>
            <w:webHidden/>
          </w:rPr>
          <w:t>11</w:t>
        </w:r>
        <w:r>
          <w:rPr>
            <w:noProof/>
            <w:webHidden/>
          </w:rPr>
          <w:fldChar w:fldCharType="end"/>
        </w:r>
        <w:r w:rsidRPr="000E5744">
          <w:rPr>
            <w:rStyle w:val="Lienhypertexte"/>
            <w:noProof/>
          </w:rPr>
          <w:fldChar w:fldCharType="end"/>
        </w:r>
      </w:ins>
    </w:p>
    <w:p w14:paraId="7E223AFD" w14:textId="77777777" w:rsidR="006048F2" w:rsidRDefault="006048F2">
      <w:pPr>
        <w:pStyle w:val="Tabledesillustrations"/>
        <w:tabs>
          <w:tab w:val="right" w:leader="dot" w:pos="9016"/>
        </w:tabs>
        <w:rPr>
          <w:ins w:id="424" w:author="Heritiana" w:date="2021-03-19T16:17:00Z"/>
          <w:rFonts w:asciiTheme="minorHAnsi" w:eastAsiaTheme="minorEastAsia" w:hAnsiTheme="minorHAnsi" w:cstheme="minorBidi"/>
          <w:noProof/>
          <w:color w:val="auto"/>
        </w:rPr>
      </w:pPr>
      <w:ins w:id="425"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"_Toc67063120"</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9. Choix de type de document</w:t>
        </w:r>
        <w:r>
          <w:rPr>
            <w:noProof/>
            <w:webHidden/>
          </w:rPr>
          <w:tab/>
        </w:r>
        <w:r>
          <w:rPr>
            <w:noProof/>
            <w:webHidden/>
          </w:rPr>
          <w:fldChar w:fldCharType="begin"/>
        </w:r>
        <w:r>
          <w:rPr>
            <w:noProof/>
            <w:webHidden/>
          </w:rPr>
          <w:instrText xml:space="preserve"> PAGEREF _Toc67063120 \h </w:instrText>
        </w:r>
        <w:r>
          <w:rPr>
            <w:noProof/>
            <w:webHidden/>
          </w:rPr>
        </w:r>
      </w:ins>
      <w:r>
        <w:rPr>
          <w:noProof/>
          <w:webHidden/>
        </w:rPr>
        <w:fldChar w:fldCharType="separate"/>
      </w:r>
      <w:ins w:id="426" w:author="Heritiana" w:date="2021-03-19T16:17:00Z">
        <w:r>
          <w:rPr>
            <w:noProof/>
            <w:webHidden/>
          </w:rPr>
          <w:t>13</w:t>
        </w:r>
        <w:r>
          <w:rPr>
            <w:noProof/>
            <w:webHidden/>
          </w:rPr>
          <w:fldChar w:fldCharType="end"/>
        </w:r>
        <w:r w:rsidRPr="000E5744">
          <w:rPr>
            <w:rStyle w:val="Lienhypertexte"/>
            <w:noProof/>
          </w:rPr>
          <w:fldChar w:fldCharType="end"/>
        </w:r>
      </w:ins>
    </w:p>
    <w:p w14:paraId="023DE5A3" w14:textId="77777777" w:rsidR="006048F2" w:rsidRDefault="006048F2">
      <w:pPr>
        <w:pStyle w:val="Tabledesillustrations"/>
        <w:tabs>
          <w:tab w:val="right" w:leader="dot" w:pos="9016"/>
        </w:tabs>
        <w:rPr>
          <w:ins w:id="427" w:author="Heritiana" w:date="2021-03-19T16:17:00Z"/>
          <w:rFonts w:asciiTheme="minorHAnsi" w:eastAsiaTheme="minorEastAsia" w:hAnsiTheme="minorHAnsi" w:cstheme="minorBidi"/>
          <w:noProof/>
          <w:color w:val="auto"/>
        </w:rPr>
      </w:pPr>
      <w:ins w:id="428"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"_Toc67063121"</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10. Chargement de document par « rôle » utilisateur</w:t>
        </w:r>
        <w:r>
          <w:rPr>
            <w:noProof/>
            <w:webHidden/>
          </w:rPr>
          <w:tab/>
        </w:r>
        <w:r>
          <w:rPr>
            <w:noProof/>
            <w:webHidden/>
          </w:rPr>
          <w:fldChar w:fldCharType="begin"/>
        </w:r>
        <w:r>
          <w:rPr>
            <w:noProof/>
            <w:webHidden/>
          </w:rPr>
          <w:instrText xml:space="preserve"> PAGEREF _Toc67063121 \h </w:instrText>
        </w:r>
        <w:r>
          <w:rPr>
            <w:noProof/>
            <w:webHidden/>
          </w:rPr>
        </w:r>
      </w:ins>
      <w:r>
        <w:rPr>
          <w:noProof/>
          <w:webHidden/>
        </w:rPr>
        <w:fldChar w:fldCharType="separate"/>
      </w:r>
      <w:ins w:id="429" w:author="Heritiana" w:date="2021-03-19T16:17:00Z">
        <w:r>
          <w:rPr>
            <w:noProof/>
            <w:webHidden/>
          </w:rPr>
          <w:t>13</w:t>
        </w:r>
        <w:r>
          <w:rPr>
            <w:noProof/>
            <w:webHidden/>
          </w:rPr>
          <w:fldChar w:fldCharType="end"/>
        </w:r>
        <w:r w:rsidRPr="000E5744">
          <w:rPr>
            <w:rStyle w:val="Lienhypertexte"/>
            <w:noProof/>
          </w:rPr>
          <w:fldChar w:fldCharType="end"/>
        </w:r>
      </w:ins>
    </w:p>
    <w:p w14:paraId="1B9F5D15" w14:textId="77777777" w:rsidR="006048F2" w:rsidRDefault="006048F2">
      <w:pPr>
        <w:pStyle w:val="Tabledesillustrations"/>
        <w:tabs>
          <w:tab w:val="right" w:leader="dot" w:pos="9016"/>
        </w:tabs>
        <w:rPr>
          <w:ins w:id="430" w:author="Heritiana" w:date="2021-03-19T16:17:00Z"/>
          <w:rFonts w:asciiTheme="minorHAnsi" w:eastAsiaTheme="minorEastAsia" w:hAnsiTheme="minorHAnsi" w:cstheme="minorBidi"/>
          <w:noProof/>
          <w:color w:val="auto"/>
        </w:rPr>
      </w:pPr>
      <w:ins w:id="431"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"_Toc67063122"</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11. Chargement de document par utilisateur</w:t>
        </w:r>
        <w:r>
          <w:rPr>
            <w:noProof/>
            <w:webHidden/>
          </w:rPr>
          <w:tab/>
        </w:r>
        <w:r>
          <w:rPr>
            <w:noProof/>
            <w:webHidden/>
          </w:rPr>
          <w:fldChar w:fldCharType="begin"/>
        </w:r>
        <w:r>
          <w:rPr>
            <w:noProof/>
            <w:webHidden/>
          </w:rPr>
          <w:instrText xml:space="preserve"> PAGEREF _Toc67063122 \h </w:instrText>
        </w:r>
        <w:r>
          <w:rPr>
            <w:noProof/>
            <w:webHidden/>
          </w:rPr>
        </w:r>
      </w:ins>
      <w:r>
        <w:rPr>
          <w:noProof/>
          <w:webHidden/>
        </w:rPr>
        <w:fldChar w:fldCharType="separate"/>
      </w:r>
      <w:ins w:id="432" w:author="Heritiana" w:date="2021-03-19T16:17:00Z">
        <w:r>
          <w:rPr>
            <w:noProof/>
            <w:webHidden/>
          </w:rPr>
          <w:t>14</w:t>
        </w:r>
        <w:r>
          <w:rPr>
            <w:noProof/>
            <w:webHidden/>
          </w:rPr>
          <w:fldChar w:fldCharType="end"/>
        </w:r>
        <w:r w:rsidRPr="000E5744">
          <w:rPr>
            <w:rStyle w:val="Lienhypertexte"/>
            <w:noProof/>
          </w:rPr>
          <w:fldChar w:fldCharType="end"/>
        </w:r>
      </w:ins>
    </w:p>
    <w:p w14:paraId="4BC2B151" w14:textId="77777777" w:rsidR="006048F2" w:rsidRDefault="006048F2">
      <w:pPr>
        <w:pStyle w:val="Tabledesillustrations"/>
        <w:tabs>
          <w:tab w:val="right" w:leader="dot" w:pos="9016"/>
        </w:tabs>
        <w:rPr>
          <w:ins w:id="433" w:author="Heritiana" w:date="2021-03-19T16:17:00Z"/>
          <w:rFonts w:asciiTheme="minorHAnsi" w:eastAsiaTheme="minorEastAsia" w:hAnsiTheme="minorHAnsi" w:cstheme="minorBidi"/>
          <w:noProof/>
          <w:color w:val="auto"/>
        </w:rPr>
      </w:pPr>
      <w:ins w:id="43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12. Accès au répertoire dédié</w:t>
        </w:r>
        <w:r>
          <w:rPr>
            <w:noProof/>
            <w:webHidden/>
          </w:rPr>
          <w:tab/>
        </w:r>
        <w:r>
          <w:rPr>
            <w:noProof/>
            <w:webHidden/>
          </w:rPr>
          <w:fldChar w:fldCharType="begin"/>
        </w:r>
        <w:r>
          <w:rPr>
            <w:noProof/>
            <w:webHidden/>
          </w:rPr>
          <w:instrText xml:space="preserve"> PAGEREF _Toc67063123 \h </w:instrText>
        </w:r>
        <w:r>
          <w:rPr>
            <w:noProof/>
            <w:webHidden/>
          </w:rPr>
        </w:r>
      </w:ins>
      <w:r>
        <w:rPr>
          <w:noProof/>
          <w:webHidden/>
        </w:rPr>
        <w:fldChar w:fldCharType="separate"/>
      </w:r>
      <w:ins w:id="435" w:author="Heritiana" w:date="2021-03-19T16:17:00Z">
        <w:r>
          <w:rPr>
            <w:noProof/>
            <w:webHidden/>
          </w:rPr>
          <w:t>14</w:t>
        </w:r>
        <w:r>
          <w:rPr>
            <w:noProof/>
            <w:webHidden/>
          </w:rPr>
          <w:fldChar w:fldCharType="end"/>
        </w:r>
        <w:r w:rsidRPr="000E5744">
          <w:rPr>
            <w:rStyle w:val="Lienhypertexte"/>
            <w:noProof/>
          </w:rPr>
          <w:fldChar w:fldCharType="end"/>
        </w:r>
      </w:ins>
    </w:p>
    <w:p w14:paraId="0719543C" w14:textId="77777777" w:rsidR="006048F2" w:rsidRDefault="006048F2">
      <w:pPr>
        <w:pStyle w:val="Tabledesillustrations"/>
        <w:tabs>
          <w:tab w:val="right" w:leader="dot" w:pos="9016"/>
        </w:tabs>
        <w:rPr>
          <w:ins w:id="436" w:author="Heritiana" w:date="2021-03-19T16:17:00Z"/>
          <w:rFonts w:asciiTheme="minorHAnsi" w:eastAsiaTheme="minorEastAsia" w:hAnsiTheme="minorHAnsi" w:cstheme="minorBidi"/>
          <w:noProof/>
          <w:color w:val="auto"/>
        </w:rPr>
      </w:pPr>
      <w:ins w:id="437"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"_Toc67063124"</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13. Utilisation du type confidentiel à l'upload de document</w:t>
        </w:r>
        <w:r>
          <w:rPr>
            <w:noProof/>
            <w:webHidden/>
          </w:rPr>
          <w:tab/>
        </w:r>
        <w:r>
          <w:rPr>
            <w:noProof/>
            <w:webHidden/>
          </w:rPr>
          <w:fldChar w:fldCharType="begin"/>
        </w:r>
        <w:r>
          <w:rPr>
            <w:noProof/>
            <w:webHidden/>
          </w:rPr>
          <w:instrText xml:space="preserve"> PAGEREF _Toc67063124 \h </w:instrText>
        </w:r>
        <w:r>
          <w:rPr>
            <w:noProof/>
            <w:webHidden/>
          </w:rPr>
        </w:r>
      </w:ins>
      <w:r>
        <w:rPr>
          <w:noProof/>
          <w:webHidden/>
        </w:rPr>
        <w:fldChar w:fldCharType="separate"/>
      </w:r>
      <w:ins w:id="438" w:author="Heritiana" w:date="2021-03-19T16:17:00Z">
        <w:r>
          <w:rPr>
            <w:noProof/>
            <w:webHidden/>
          </w:rPr>
          <w:t>15</w:t>
        </w:r>
        <w:r>
          <w:rPr>
            <w:noProof/>
            <w:webHidden/>
          </w:rPr>
          <w:fldChar w:fldCharType="end"/>
        </w:r>
        <w:r w:rsidRPr="000E5744">
          <w:rPr>
            <w:rStyle w:val="Lienhypertexte"/>
            <w:noProof/>
          </w:rPr>
          <w:fldChar w:fldCharType="end"/>
        </w:r>
      </w:ins>
    </w:p>
    <w:p w14:paraId="71C1332C" w14:textId="77777777" w:rsidR="006048F2" w:rsidRDefault="006048F2">
      <w:pPr>
        <w:pStyle w:val="Tabledesillustrations"/>
        <w:tabs>
          <w:tab w:val="right" w:leader="dot" w:pos="9016"/>
        </w:tabs>
        <w:rPr>
          <w:ins w:id="439" w:author="Heritiana" w:date="2021-03-19T16:17:00Z"/>
          <w:rFonts w:asciiTheme="minorHAnsi" w:eastAsiaTheme="minorEastAsia" w:hAnsiTheme="minorHAnsi" w:cstheme="minorBidi"/>
          <w:noProof/>
          <w:color w:val="auto"/>
        </w:rPr>
      </w:pPr>
      <w:ins w:id="440"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"_Toc67063125"</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14. Document stocké automatiquement dans le répertoire ARSM après upload</w:t>
        </w:r>
        <w:r>
          <w:rPr>
            <w:noProof/>
            <w:webHidden/>
          </w:rPr>
          <w:tab/>
        </w:r>
        <w:r>
          <w:rPr>
            <w:noProof/>
            <w:webHidden/>
          </w:rPr>
          <w:fldChar w:fldCharType="begin"/>
        </w:r>
        <w:r>
          <w:rPr>
            <w:noProof/>
            <w:webHidden/>
          </w:rPr>
          <w:instrText xml:space="preserve"> PAGEREF _Toc67063125 \h </w:instrText>
        </w:r>
        <w:r>
          <w:rPr>
            <w:noProof/>
            <w:webHidden/>
          </w:rPr>
        </w:r>
      </w:ins>
      <w:r>
        <w:rPr>
          <w:noProof/>
          <w:webHidden/>
        </w:rPr>
        <w:fldChar w:fldCharType="separate"/>
      </w:r>
      <w:ins w:id="441" w:author="Heritiana" w:date="2021-03-19T16:17:00Z">
        <w:r>
          <w:rPr>
            <w:noProof/>
            <w:webHidden/>
          </w:rPr>
          <w:t>15</w:t>
        </w:r>
        <w:r>
          <w:rPr>
            <w:noProof/>
            <w:webHidden/>
          </w:rPr>
          <w:fldChar w:fldCharType="end"/>
        </w:r>
        <w:r w:rsidRPr="000E5744">
          <w:rPr>
            <w:rStyle w:val="Lienhypertexte"/>
            <w:noProof/>
          </w:rPr>
          <w:fldChar w:fldCharType="end"/>
        </w:r>
      </w:ins>
    </w:p>
    <w:p w14:paraId="1BD513BA" w14:textId="77777777" w:rsidR="006048F2" w:rsidRDefault="006048F2">
      <w:pPr>
        <w:pStyle w:val="Tabledesillustrations"/>
        <w:tabs>
          <w:tab w:val="right" w:leader="dot" w:pos="9016"/>
        </w:tabs>
        <w:rPr>
          <w:ins w:id="442" w:author="Heritiana" w:date="2021-03-19T16:17:00Z"/>
          <w:rFonts w:asciiTheme="minorHAnsi" w:eastAsiaTheme="minorEastAsia" w:hAnsiTheme="minorHAnsi" w:cstheme="minorBidi"/>
          <w:noProof/>
          <w:color w:val="auto"/>
        </w:rPr>
      </w:pPr>
      <w:ins w:id="443"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"_Toc67063126"</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15. Envoi des documents au SFD</w:t>
        </w:r>
        <w:r>
          <w:rPr>
            <w:noProof/>
            <w:webHidden/>
          </w:rPr>
          <w:tab/>
        </w:r>
        <w:r>
          <w:rPr>
            <w:noProof/>
            <w:webHidden/>
          </w:rPr>
          <w:fldChar w:fldCharType="begin"/>
        </w:r>
        <w:r>
          <w:rPr>
            <w:noProof/>
            <w:webHidden/>
          </w:rPr>
          <w:instrText xml:space="preserve"> PAGEREF _Toc67063126 \h </w:instrText>
        </w:r>
        <w:r>
          <w:rPr>
            <w:noProof/>
            <w:webHidden/>
          </w:rPr>
        </w:r>
      </w:ins>
      <w:r>
        <w:rPr>
          <w:noProof/>
          <w:webHidden/>
        </w:rPr>
        <w:fldChar w:fldCharType="separate"/>
      </w:r>
      <w:ins w:id="444" w:author="Heritiana" w:date="2021-03-19T16:17:00Z">
        <w:r>
          <w:rPr>
            <w:noProof/>
            <w:webHidden/>
          </w:rPr>
          <w:t>16</w:t>
        </w:r>
        <w:r>
          <w:rPr>
            <w:noProof/>
            <w:webHidden/>
          </w:rPr>
          <w:fldChar w:fldCharType="end"/>
        </w:r>
        <w:r w:rsidRPr="000E5744">
          <w:rPr>
            <w:rStyle w:val="Lienhypertexte"/>
            <w:noProof/>
          </w:rPr>
          <w:fldChar w:fldCharType="end"/>
        </w:r>
      </w:ins>
    </w:p>
    <w:p w14:paraId="58627A0B" w14:textId="77777777" w:rsidR="006048F2" w:rsidRDefault="006048F2">
      <w:pPr>
        <w:pStyle w:val="Tabledesillustrations"/>
        <w:tabs>
          <w:tab w:val="right" w:leader="dot" w:pos="9016"/>
        </w:tabs>
        <w:rPr>
          <w:ins w:id="445" w:author="Heritiana" w:date="2021-03-19T16:17:00Z"/>
          <w:rFonts w:asciiTheme="minorHAnsi" w:eastAsiaTheme="minorEastAsia" w:hAnsiTheme="minorHAnsi" w:cstheme="minorBidi"/>
          <w:noProof/>
          <w:color w:val="auto"/>
        </w:rPr>
      </w:pPr>
      <w:ins w:id="446"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"_Toc67063127"</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16. Sélection du type de document à envoyer</w:t>
        </w:r>
        <w:r>
          <w:rPr>
            <w:noProof/>
            <w:webHidden/>
          </w:rPr>
          <w:tab/>
        </w:r>
        <w:r>
          <w:rPr>
            <w:noProof/>
            <w:webHidden/>
          </w:rPr>
          <w:fldChar w:fldCharType="begin"/>
        </w:r>
        <w:r>
          <w:rPr>
            <w:noProof/>
            <w:webHidden/>
          </w:rPr>
          <w:instrText xml:space="preserve"> PAGEREF _Toc67063127 \h </w:instrText>
        </w:r>
        <w:r>
          <w:rPr>
            <w:noProof/>
            <w:webHidden/>
          </w:rPr>
        </w:r>
      </w:ins>
      <w:r>
        <w:rPr>
          <w:noProof/>
          <w:webHidden/>
        </w:rPr>
        <w:fldChar w:fldCharType="separate"/>
      </w:r>
      <w:ins w:id="447" w:author="Heritiana" w:date="2021-03-19T16:17:00Z">
        <w:r>
          <w:rPr>
            <w:noProof/>
            <w:webHidden/>
          </w:rPr>
          <w:t>16</w:t>
        </w:r>
        <w:r>
          <w:rPr>
            <w:noProof/>
            <w:webHidden/>
          </w:rPr>
          <w:fldChar w:fldCharType="end"/>
        </w:r>
        <w:r w:rsidRPr="000E5744">
          <w:rPr>
            <w:rStyle w:val="Lienhypertexte"/>
            <w:noProof/>
          </w:rPr>
          <w:fldChar w:fldCharType="end"/>
        </w:r>
      </w:ins>
    </w:p>
    <w:p w14:paraId="54F0F008" w14:textId="77777777" w:rsidR="006048F2" w:rsidRDefault="006048F2">
      <w:pPr>
        <w:pStyle w:val="Tabledesillustrations"/>
        <w:tabs>
          <w:tab w:val="right" w:leader="dot" w:pos="9016"/>
        </w:tabs>
        <w:rPr>
          <w:ins w:id="448" w:author="Heritiana" w:date="2021-03-19T16:17:00Z"/>
          <w:rFonts w:asciiTheme="minorHAnsi" w:eastAsiaTheme="minorEastAsia" w:hAnsiTheme="minorHAnsi" w:cstheme="minorBidi"/>
          <w:noProof/>
          <w:color w:val="auto"/>
        </w:rPr>
      </w:pPr>
      <w:ins w:id="449"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"_Toc67063128"</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17. Vérification du document au niveau du répertoire du SFD</w:t>
        </w:r>
        <w:r>
          <w:rPr>
            <w:noProof/>
            <w:webHidden/>
          </w:rPr>
          <w:tab/>
        </w:r>
        <w:r>
          <w:rPr>
            <w:noProof/>
            <w:webHidden/>
          </w:rPr>
          <w:fldChar w:fldCharType="begin"/>
        </w:r>
        <w:r>
          <w:rPr>
            <w:noProof/>
            <w:webHidden/>
          </w:rPr>
          <w:instrText xml:space="preserve"> PAGEREF _Toc67063128 \h </w:instrText>
        </w:r>
        <w:r>
          <w:rPr>
            <w:noProof/>
            <w:webHidden/>
          </w:rPr>
        </w:r>
      </w:ins>
      <w:r>
        <w:rPr>
          <w:noProof/>
          <w:webHidden/>
        </w:rPr>
        <w:fldChar w:fldCharType="separate"/>
      </w:r>
      <w:ins w:id="450" w:author="Heritiana" w:date="2021-03-19T16:17:00Z">
        <w:r>
          <w:rPr>
            <w:noProof/>
            <w:webHidden/>
          </w:rPr>
          <w:t>17</w:t>
        </w:r>
        <w:r>
          <w:rPr>
            <w:noProof/>
            <w:webHidden/>
          </w:rPr>
          <w:fldChar w:fldCharType="end"/>
        </w:r>
        <w:r w:rsidRPr="000E5744">
          <w:rPr>
            <w:rStyle w:val="Lienhypertexte"/>
            <w:noProof/>
          </w:rPr>
          <w:fldChar w:fldCharType="end"/>
        </w:r>
      </w:ins>
    </w:p>
    <w:p w14:paraId="3A353C4C" w14:textId="77777777" w:rsidR="006048F2" w:rsidRDefault="006048F2">
      <w:pPr>
        <w:pStyle w:val="Tabledesillustrations"/>
        <w:tabs>
          <w:tab w:val="right" w:leader="dot" w:pos="9016"/>
        </w:tabs>
        <w:rPr>
          <w:ins w:id="451" w:author="Heritiana" w:date="2021-03-19T16:17:00Z"/>
          <w:rFonts w:asciiTheme="minorHAnsi" w:eastAsiaTheme="minorEastAsia" w:hAnsiTheme="minorHAnsi" w:cstheme="minorBidi"/>
          <w:noProof/>
          <w:color w:val="auto"/>
        </w:rPr>
      </w:pPr>
      <w:ins w:id="452"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"_Toc67063129"</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18. Upload de document dans le répertoire destiné aux SFD</w:t>
        </w:r>
        <w:r>
          <w:rPr>
            <w:noProof/>
            <w:webHidden/>
          </w:rPr>
          <w:tab/>
        </w:r>
        <w:r>
          <w:rPr>
            <w:noProof/>
            <w:webHidden/>
          </w:rPr>
          <w:fldChar w:fldCharType="begin"/>
        </w:r>
        <w:r>
          <w:rPr>
            <w:noProof/>
            <w:webHidden/>
          </w:rPr>
          <w:instrText xml:space="preserve"> PAGEREF _Toc67063129 \h </w:instrText>
        </w:r>
        <w:r>
          <w:rPr>
            <w:noProof/>
            <w:webHidden/>
          </w:rPr>
        </w:r>
      </w:ins>
      <w:r>
        <w:rPr>
          <w:noProof/>
          <w:webHidden/>
        </w:rPr>
        <w:fldChar w:fldCharType="separate"/>
      </w:r>
      <w:ins w:id="453" w:author="Heritiana" w:date="2021-03-19T16:17:00Z">
        <w:r>
          <w:rPr>
            <w:noProof/>
            <w:webHidden/>
          </w:rPr>
          <w:t>17</w:t>
        </w:r>
        <w:r>
          <w:rPr>
            <w:noProof/>
            <w:webHidden/>
          </w:rPr>
          <w:fldChar w:fldCharType="end"/>
        </w:r>
        <w:r w:rsidRPr="000E5744">
          <w:rPr>
            <w:rStyle w:val="Lienhypertexte"/>
            <w:noProof/>
          </w:rPr>
          <w:fldChar w:fldCharType="end"/>
        </w:r>
      </w:ins>
    </w:p>
    <w:p w14:paraId="2756FDD6" w14:textId="77777777" w:rsidR="006048F2" w:rsidRDefault="006048F2">
      <w:pPr>
        <w:pStyle w:val="Tabledesillustrations"/>
        <w:tabs>
          <w:tab w:val="right" w:leader="dot" w:pos="9016"/>
        </w:tabs>
        <w:rPr>
          <w:ins w:id="454" w:author="Heritiana" w:date="2021-03-19T16:17:00Z"/>
          <w:rFonts w:asciiTheme="minorHAnsi" w:eastAsiaTheme="minorEastAsia" w:hAnsiTheme="minorHAnsi" w:cstheme="minorBidi"/>
          <w:noProof/>
          <w:color w:val="auto"/>
        </w:rPr>
      </w:pPr>
      <w:ins w:id="455"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"_Toc67063130"</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19. Notification de réception de document</w:t>
        </w:r>
        <w:r>
          <w:rPr>
            <w:noProof/>
            <w:webHidden/>
          </w:rPr>
          <w:tab/>
        </w:r>
        <w:r>
          <w:rPr>
            <w:noProof/>
            <w:webHidden/>
          </w:rPr>
          <w:fldChar w:fldCharType="begin"/>
        </w:r>
        <w:r>
          <w:rPr>
            <w:noProof/>
            <w:webHidden/>
          </w:rPr>
          <w:instrText xml:space="preserve"> PAGEREF _Toc67063130 \h </w:instrText>
        </w:r>
        <w:r>
          <w:rPr>
            <w:noProof/>
            <w:webHidden/>
          </w:rPr>
        </w:r>
      </w:ins>
      <w:r>
        <w:rPr>
          <w:noProof/>
          <w:webHidden/>
        </w:rPr>
        <w:fldChar w:fldCharType="separate"/>
      </w:r>
      <w:ins w:id="456" w:author="Heritiana" w:date="2021-03-19T16:17:00Z">
        <w:r>
          <w:rPr>
            <w:noProof/>
            <w:webHidden/>
          </w:rPr>
          <w:t>18</w:t>
        </w:r>
        <w:r>
          <w:rPr>
            <w:noProof/>
            <w:webHidden/>
          </w:rPr>
          <w:fldChar w:fldCharType="end"/>
        </w:r>
        <w:r w:rsidRPr="000E5744">
          <w:rPr>
            <w:rStyle w:val="Lienhypertexte"/>
            <w:noProof/>
          </w:rPr>
          <w:fldChar w:fldCharType="end"/>
        </w:r>
      </w:ins>
    </w:p>
    <w:p w14:paraId="4F54C67E" w14:textId="77777777" w:rsidR="006048F2" w:rsidRDefault="006048F2">
      <w:pPr>
        <w:pStyle w:val="Tabledesillustrations"/>
        <w:tabs>
          <w:tab w:val="right" w:leader="dot" w:pos="9016"/>
        </w:tabs>
        <w:rPr>
          <w:ins w:id="457" w:author="Heritiana" w:date="2021-03-19T16:17:00Z"/>
          <w:rFonts w:asciiTheme="minorHAnsi" w:eastAsiaTheme="minorEastAsia" w:hAnsiTheme="minorHAnsi" w:cstheme="minorBidi"/>
          <w:noProof/>
          <w:color w:val="auto"/>
        </w:rPr>
      </w:pPr>
      <w:ins w:id="458"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"_Toc67063131"</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20. Affichage du document dans le répertoire commun aux SFD</w:t>
        </w:r>
        <w:r>
          <w:rPr>
            <w:noProof/>
            <w:webHidden/>
          </w:rPr>
          <w:tab/>
        </w:r>
        <w:r>
          <w:rPr>
            <w:noProof/>
            <w:webHidden/>
          </w:rPr>
          <w:fldChar w:fldCharType="begin"/>
        </w:r>
        <w:r>
          <w:rPr>
            <w:noProof/>
            <w:webHidden/>
          </w:rPr>
          <w:instrText xml:space="preserve"> PAGEREF _Toc67063131 \h </w:instrText>
        </w:r>
        <w:r>
          <w:rPr>
            <w:noProof/>
            <w:webHidden/>
          </w:rPr>
        </w:r>
      </w:ins>
      <w:r>
        <w:rPr>
          <w:noProof/>
          <w:webHidden/>
        </w:rPr>
        <w:fldChar w:fldCharType="separate"/>
      </w:r>
      <w:ins w:id="459" w:author="Heritiana" w:date="2021-03-19T16:17:00Z">
        <w:r>
          <w:rPr>
            <w:noProof/>
            <w:webHidden/>
          </w:rPr>
          <w:t>18</w:t>
        </w:r>
        <w:r>
          <w:rPr>
            <w:noProof/>
            <w:webHidden/>
          </w:rPr>
          <w:fldChar w:fldCharType="end"/>
        </w:r>
        <w:r w:rsidRPr="000E5744">
          <w:rPr>
            <w:rStyle w:val="Lienhypertexte"/>
            <w:noProof/>
          </w:rPr>
          <w:fldChar w:fldCharType="end"/>
        </w:r>
      </w:ins>
    </w:p>
    <w:p w14:paraId="024FC21E" w14:textId="77777777" w:rsidR="006048F2" w:rsidRDefault="006048F2">
      <w:pPr>
        <w:pStyle w:val="Tabledesillustrations"/>
        <w:tabs>
          <w:tab w:val="right" w:leader="dot" w:pos="9016"/>
        </w:tabs>
        <w:rPr>
          <w:ins w:id="460" w:author="Heritiana" w:date="2021-03-19T16:17:00Z"/>
          <w:rFonts w:asciiTheme="minorHAnsi" w:eastAsiaTheme="minorEastAsia" w:hAnsiTheme="minorHAnsi" w:cstheme="minorBidi"/>
          <w:noProof/>
          <w:color w:val="auto"/>
        </w:rPr>
      </w:pPr>
      <w:ins w:id="461"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"_Toc67063132"</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21. Téléchargement de document (1ère méthode)</w:t>
        </w:r>
        <w:r>
          <w:rPr>
            <w:noProof/>
            <w:webHidden/>
          </w:rPr>
          <w:tab/>
        </w:r>
        <w:r>
          <w:rPr>
            <w:noProof/>
            <w:webHidden/>
          </w:rPr>
          <w:fldChar w:fldCharType="begin"/>
        </w:r>
        <w:r>
          <w:rPr>
            <w:noProof/>
            <w:webHidden/>
          </w:rPr>
          <w:instrText xml:space="preserve"> PAGEREF _Toc67063132 \h </w:instrText>
        </w:r>
        <w:r>
          <w:rPr>
            <w:noProof/>
            <w:webHidden/>
          </w:rPr>
        </w:r>
      </w:ins>
      <w:r>
        <w:rPr>
          <w:noProof/>
          <w:webHidden/>
        </w:rPr>
        <w:fldChar w:fldCharType="separate"/>
      </w:r>
      <w:ins w:id="462" w:author="Heritiana" w:date="2021-03-19T16:17:00Z">
        <w:r>
          <w:rPr>
            <w:noProof/>
            <w:webHidden/>
          </w:rPr>
          <w:t>19</w:t>
        </w:r>
        <w:r>
          <w:rPr>
            <w:noProof/>
            <w:webHidden/>
          </w:rPr>
          <w:fldChar w:fldCharType="end"/>
        </w:r>
        <w:r w:rsidRPr="000E5744">
          <w:rPr>
            <w:rStyle w:val="Lienhypertexte"/>
            <w:noProof/>
          </w:rPr>
          <w:fldChar w:fldCharType="end"/>
        </w:r>
      </w:ins>
    </w:p>
    <w:p w14:paraId="48D6B36B" w14:textId="77777777" w:rsidR="006048F2" w:rsidRDefault="006048F2">
      <w:pPr>
        <w:pStyle w:val="Tabledesillustrations"/>
        <w:tabs>
          <w:tab w:val="right" w:leader="dot" w:pos="9016"/>
        </w:tabs>
        <w:rPr>
          <w:ins w:id="463" w:author="Heritiana" w:date="2021-03-19T16:17:00Z"/>
          <w:rFonts w:asciiTheme="minorHAnsi" w:eastAsiaTheme="minorEastAsia" w:hAnsiTheme="minorHAnsi" w:cstheme="minorBidi"/>
          <w:noProof/>
          <w:color w:val="auto"/>
        </w:rPr>
      </w:pPr>
      <w:ins w:id="46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highlight w:val="yellow"/>
          </w:rPr>
          <w:t>Figure 22.Téléchargement de document (2ème méthode)</w:t>
        </w:r>
        <w:r>
          <w:rPr>
            <w:noProof/>
            <w:webHidden/>
          </w:rPr>
          <w:tab/>
        </w:r>
        <w:r>
          <w:rPr>
            <w:noProof/>
            <w:webHidden/>
          </w:rPr>
          <w:fldChar w:fldCharType="begin"/>
        </w:r>
        <w:r>
          <w:rPr>
            <w:noProof/>
            <w:webHidden/>
          </w:rPr>
          <w:instrText xml:space="preserve"> PAGEREF _Toc67063133 \h </w:instrText>
        </w:r>
        <w:r>
          <w:rPr>
            <w:noProof/>
            <w:webHidden/>
          </w:rPr>
        </w:r>
      </w:ins>
      <w:r>
        <w:rPr>
          <w:noProof/>
          <w:webHidden/>
        </w:rPr>
        <w:fldChar w:fldCharType="separate"/>
      </w:r>
      <w:ins w:id="465" w:author="Heritiana" w:date="2021-03-19T16:17:00Z">
        <w:r>
          <w:rPr>
            <w:noProof/>
            <w:webHidden/>
          </w:rPr>
          <w:t>19</w:t>
        </w:r>
        <w:r>
          <w:rPr>
            <w:noProof/>
            <w:webHidden/>
          </w:rPr>
          <w:fldChar w:fldCharType="end"/>
        </w:r>
        <w:r w:rsidRPr="000E5744">
          <w:rPr>
            <w:rStyle w:val="Lienhypertexte"/>
            <w:noProof/>
          </w:rPr>
          <w:fldChar w:fldCharType="end"/>
        </w:r>
      </w:ins>
    </w:p>
    <w:p w14:paraId="6FADE464" w14:textId="77777777" w:rsidR="006048F2" w:rsidRDefault="006048F2">
      <w:pPr>
        <w:pStyle w:val="Tabledesillustrations"/>
        <w:tabs>
          <w:tab w:val="right" w:leader="dot" w:pos="9016"/>
        </w:tabs>
        <w:rPr>
          <w:ins w:id="466" w:author="Heritiana" w:date="2021-03-19T16:17:00Z"/>
          <w:rFonts w:asciiTheme="minorHAnsi" w:eastAsiaTheme="minorEastAsia" w:hAnsiTheme="minorHAnsi" w:cstheme="minorBidi"/>
          <w:noProof/>
          <w:color w:val="auto"/>
        </w:rPr>
      </w:pPr>
      <w:ins w:id="467"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"_Toc67063134"</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23: Ecran d'accueil OpenKM</w:t>
        </w:r>
        <w:r>
          <w:rPr>
            <w:noProof/>
            <w:webHidden/>
          </w:rPr>
          <w:tab/>
        </w:r>
        <w:r>
          <w:rPr>
            <w:noProof/>
            <w:webHidden/>
          </w:rPr>
          <w:fldChar w:fldCharType="begin"/>
        </w:r>
        <w:r>
          <w:rPr>
            <w:noProof/>
            <w:webHidden/>
          </w:rPr>
          <w:instrText xml:space="preserve"> PAGEREF _Toc67063134 \h </w:instrText>
        </w:r>
        <w:r>
          <w:rPr>
            <w:noProof/>
            <w:webHidden/>
          </w:rPr>
        </w:r>
      </w:ins>
      <w:r>
        <w:rPr>
          <w:noProof/>
          <w:webHidden/>
        </w:rPr>
        <w:fldChar w:fldCharType="separate"/>
      </w:r>
      <w:ins w:id="468" w:author="Heritiana" w:date="2021-03-19T16:17:00Z">
        <w:r>
          <w:rPr>
            <w:noProof/>
            <w:webHidden/>
          </w:rPr>
          <w:t>20</w:t>
        </w:r>
        <w:r>
          <w:rPr>
            <w:noProof/>
            <w:webHidden/>
          </w:rPr>
          <w:fldChar w:fldCharType="end"/>
        </w:r>
        <w:r w:rsidRPr="000E5744">
          <w:rPr>
            <w:rStyle w:val="Lienhypertexte"/>
            <w:noProof/>
          </w:rPr>
          <w:fldChar w:fldCharType="end"/>
        </w:r>
      </w:ins>
    </w:p>
    <w:p w14:paraId="7D1FBCF9" w14:textId="77777777" w:rsidR="006048F2" w:rsidRDefault="006048F2">
      <w:pPr>
        <w:pStyle w:val="Tabledesillustrations"/>
        <w:tabs>
          <w:tab w:val="right" w:leader="dot" w:pos="9016"/>
        </w:tabs>
        <w:rPr>
          <w:ins w:id="469" w:author="Heritiana" w:date="2021-03-19T16:17:00Z"/>
          <w:rFonts w:asciiTheme="minorHAnsi" w:eastAsiaTheme="minorEastAsia" w:hAnsiTheme="minorHAnsi" w:cstheme="minorBidi"/>
          <w:noProof/>
          <w:color w:val="auto"/>
        </w:rPr>
      </w:pPr>
      <w:ins w:id="470"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"_Toc67063135"</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24: Erreur d'authentification</w:t>
        </w:r>
        <w:r>
          <w:rPr>
            <w:noProof/>
            <w:webHidden/>
          </w:rPr>
          <w:tab/>
        </w:r>
        <w:r>
          <w:rPr>
            <w:noProof/>
            <w:webHidden/>
          </w:rPr>
          <w:fldChar w:fldCharType="begin"/>
        </w:r>
        <w:r>
          <w:rPr>
            <w:noProof/>
            <w:webHidden/>
          </w:rPr>
          <w:instrText xml:space="preserve"> PAGEREF _Toc67063135 \h </w:instrText>
        </w:r>
        <w:r>
          <w:rPr>
            <w:noProof/>
            <w:webHidden/>
          </w:rPr>
        </w:r>
      </w:ins>
      <w:r>
        <w:rPr>
          <w:noProof/>
          <w:webHidden/>
        </w:rPr>
        <w:fldChar w:fldCharType="separate"/>
      </w:r>
      <w:ins w:id="471" w:author="Heritiana" w:date="2021-03-19T16:17:00Z">
        <w:r>
          <w:rPr>
            <w:noProof/>
            <w:webHidden/>
          </w:rPr>
          <w:t>21</w:t>
        </w:r>
        <w:r>
          <w:rPr>
            <w:noProof/>
            <w:webHidden/>
          </w:rPr>
          <w:fldChar w:fldCharType="end"/>
        </w:r>
        <w:r w:rsidRPr="000E5744">
          <w:rPr>
            <w:rStyle w:val="Lienhypertexte"/>
            <w:noProof/>
          </w:rPr>
          <w:fldChar w:fldCharType="end"/>
        </w:r>
      </w:ins>
    </w:p>
    <w:p w14:paraId="45A184FB" w14:textId="77777777" w:rsidR="006048F2" w:rsidRDefault="006048F2">
      <w:pPr>
        <w:pStyle w:val="Tabledesillustrations"/>
        <w:tabs>
          <w:tab w:val="right" w:leader="dot" w:pos="9016"/>
        </w:tabs>
        <w:rPr>
          <w:ins w:id="472" w:author="Heritiana" w:date="2021-03-19T16:17:00Z"/>
          <w:rFonts w:asciiTheme="minorHAnsi" w:eastAsiaTheme="minorEastAsia" w:hAnsiTheme="minorHAnsi" w:cstheme="minorBidi"/>
          <w:noProof/>
          <w:color w:val="auto"/>
        </w:rPr>
      </w:pPr>
      <w:ins w:id="473"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"_Toc67063136"</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25: Confirmation de l'identité de l’utilisateur en cas d’oubli de mot de passe</w:t>
        </w:r>
        <w:r>
          <w:rPr>
            <w:noProof/>
            <w:webHidden/>
          </w:rPr>
          <w:tab/>
        </w:r>
        <w:r>
          <w:rPr>
            <w:noProof/>
            <w:webHidden/>
          </w:rPr>
          <w:fldChar w:fldCharType="begin"/>
        </w:r>
        <w:r>
          <w:rPr>
            <w:noProof/>
            <w:webHidden/>
          </w:rPr>
          <w:instrText xml:space="preserve"> PAGEREF _Toc67063136 \h </w:instrText>
        </w:r>
        <w:r>
          <w:rPr>
            <w:noProof/>
            <w:webHidden/>
          </w:rPr>
        </w:r>
      </w:ins>
      <w:r>
        <w:rPr>
          <w:noProof/>
          <w:webHidden/>
        </w:rPr>
        <w:fldChar w:fldCharType="separate"/>
      </w:r>
      <w:ins w:id="474" w:author="Heritiana" w:date="2021-03-19T16:17:00Z">
        <w:r>
          <w:rPr>
            <w:noProof/>
            <w:webHidden/>
          </w:rPr>
          <w:t>21</w:t>
        </w:r>
        <w:r>
          <w:rPr>
            <w:noProof/>
            <w:webHidden/>
          </w:rPr>
          <w:fldChar w:fldCharType="end"/>
        </w:r>
        <w:r w:rsidRPr="000E5744">
          <w:rPr>
            <w:rStyle w:val="Lienhypertexte"/>
            <w:noProof/>
          </w:rPr>
          <w:fldChar w:fldCharType="end"/>
        </w:r>
      </w:ins>
    </w:p>
    <w:p w14:paraId="60777A02" w14:textId="77777777" w:rsidR="006048F2" w:rsidRDefault="006048F2">
      <w:pPr>
        <w:pStyle w:val="Tabledesillustrations"/>
        <w:tabs>
          <w:tab w:val="right" w:leader="dot" w:pos="9016"/>
        </w:tabs>
        <w:rPr>
          <w:ins w:id="475" w:author="Heritiana" w:date="2021-03-19T16:17:00Z"/>
          <w:rFonts w:asciiTheme="minorHAnsi" w:eastAsiaTheme="minorEastAsia" w:hAnsiTheme="minorHAnsi" w:cstheme="minorBidi"/>
          <w:noProof/>
          <w:color w:val="auto"/>
        </w:rPr>
      </w:pPr>
      <w:ins w:id="476"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"_Toc67063137"</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26: Mail de réinitialisation de mot de passe</w:t>
        </w:r>
        <w:r>
          <w:rPr>
            <w:noProof/>
            <w:webHidden/>
          </w:rPr>
          <w:tab/>
        </w:r>
        <w:r>
          <w:rPr>
            <w:noProof/>
            <w:webHidden/>
          </w:rPr>
          <w:fldChar w:fldCharType="begin"/>
        </w:r>
        <w:r>
          <w:rPr>
            <w:noProof/>
            <w:webHidden/>
          </w:rPr>
          <w:instrText xml:space="preserve"> PAGEREF _Toc67063137 \h </w:instrText>
        </w:r>
        <w:r>
          <w:rPr>
            <w:noProof/>
            <w:webHidden/>
          </w:rPr>
        </w:r>
      </w:ins>
      <w:r>
        <w:rPr>
          <w:noProof/>
          <w:webHidden/>
        </w:rPr>
        <w:fldChar w:fldCharType="separate"/>
      </w:r>
      <w:ins w:id="477" w:author="Heritiana" w:date="2021-03-19T16:17:00Z">
        <w:r>
          <w:rPr>
            <w:noProof/>
            <w:webHidden/>
          </w:rPr>
          <w:t>22</w:t>
        </w:r>
        <w:r>
          <w:rPr>
            <w:noProof/>
            <w:webHidden/>
          </w:rPr>
          <w:fldChar w:fldCharType="end"/>
        </w:r>
        <w:r w:rsidRPr="000E5744">
          <w:rPr>
            <w:rStyle w:val="Lienhypertexte"/>
            <w:noProof/>
          </w:rPr>
          <w:fldChar w:fldCharType="end"/>
        </w:r>
      </w:ins>
    </w:p>
    <w:p w14:paraId="62907CFC" w14:textId="77777777" w:rsidR="006048F2" w:rsidRDefault="006048F2">
      <w:pPr>
        <w:pStyle w:val="Tabledesillustrations"/>
        <w:tabs>
          <w:tab w:val="right" w:leader="dot" w:pos="9016"/>
        </w:tabs>
        <w:rPr>
          <w:ins w:id="478" w:author="Heritiana" w:date="2021-03-19T16:17:00Z"/>
          <w:rFonts w:asciiTheme="minorHAnsi" w:eastAsiaTheme="minorEastAsia" w:hAnsiTheme="minorHAnsi" w:cstheme="minorBidi"/>
          <w:noProof/>
          <w:color w:val="auto"/>
        </w:rPr>
      </w:pPr>
      <w:ins w:id="479"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"_Toc67063138"</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27: Sortie d’OpenKM</w:t>
        </w:r>
        <w:r>
          <w:rPr>
            <w:noProof/>
            <w:webHidden/>
          </w:rPr>
          <w:tab/>
        </w:r>
        <w:r>
          <w:rPr>
            <w:noProof/>
            <w:webHidden/>
          </w:rPr>
          <w:fldChar w:fldCharType="begin"/>
        </w:r>
        <w:r>
          <w:rPr>
            <w:noProof/>
            <w:webHidden/>
          </w:rPr>
          <w:instrText xml:space="preserve"> PAGEREF _Toc67063138 \h </w:instrText>
        </w:r>
        <w:r>
          <w:rPr>
            <w:noProof/>
            <w:webHidden/>
          </w:rPr>
        </w:r>
      </w:ins>
      <w:r>
        <w:rPr>
          <w:noProof/>
          <w:webHidden/>
        </w:rPr>
        <w:fldChar w:fldCharType="separate"/>
      </w:r>
      <w:ins w:id="480" w:author="Heritiana" w:date="2021-03-19T16:17:00Z">
        <w:r>
          <w:rPr>
            <w:noProof/>
            <w:webHidden/>
          </w:rPr>
          <w:t>22</w:t>
        </w:r>
        <w:r>
          <w:rPr>
            <w:noProof/>
            <w:webHidden/>
          </w:rPr>
          <w:fldChar w:fldCharType="end"/>
        </w:r>
        <w:r w:rsidRPr="000E5744">
          <w:rPr>
            <w:rStyle w:val="Lienhypertexte"/>
            <w:noProof/>
          </w:rPr>
          <w:fldChar w:fldCharType="end"/>
        </w:r>
      </w:ins>
    </w:p>
    <w:p w14:paraId="5C17BCB7" w14:textId="77777777" w:rsidR="006048F2" w:rsidRDefault="006048F2">
      <w:pPr>
        <w:pStyle w:val="Tabledesillustrations"/>
        <w:tabs>
          <w:tab w:val="right" w:leader="dot" w:pos="9016"/>
        </w:tabs>
        <w:rPr>
          <w:ins w:id="481" w:author="Heritiana" w:date="2021-03-19T16:17:00Z"/>
          <w:rFonts w:asciiTheme="minorHAnsi" w:eastAsiaTheme="minorEastAsia" w:hAnsiTheme="minorHAnsi" w:cstheme="minorBidi"/>
          <w:noProof/>
          <w:color w:val="auto"/>
        </w:rPr>
      </w:pPr>
      <w:ins w:id="482"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"_Toc67063139"</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28:Bureau de travail - ARSM</w:t>
        </w:r>
        <w:r>
          <w:rPr>
            <w:noProof/>
            <w:webHidden/>
          </w:rPr>
          <w:tab/>
        </w:r>
        <w:r>
          <w:rPr>
            <w:noProof/>
            <w:webHidden/>
          </w:rPr>
          <w:fldChar w:fldCharType="begin"/>
        </w:r>
        <w:r>
          <w:rPr>
            <w:noProof/>
            <w:webHidden/>
          </w:rPr>
          <w:instrText xml:space="preserve"> PAGEREF _Toc67063139 \h </w:instrText>
        </w:r>
        <w:r>
          <w:rPr>
            <w:noProof/>
            <w:webHidden/>
          </w:rPr>
        </w:r>
      </w:ins>
      <w:r>
        <w:rPr>
          <w:noProof/>
          <w:webHidden/>
        </w:rPr>
        <w:fldChar w:fldCharType="separate"/>
      </w:r>
      <w:ins w:id="483" w:author="Heritiana" w:date="2021-03-19T16:17:00Z">
        <w:r>
          <w:rPr>
            <w:noProof/>
            <w:webHidden/>
          </w:rPr>
          <w:t>24</w:t>
        </w:r>
        <w:r>
          <w:rPr>
            <w:noProof/>
            <w:webHidden/>
          </w:rPr>
          <w:fldChar w:fldCharType="end"/>
        </w:r>
        <w:r w:rsidRPr="000E5744">
          <w:rPr>
            <w:rStyle w:val="Lienhypertexte"/>
            <w:noProof/>
          </w:rPr>
          <w:fldChar w:fldCharType="end"/>
        </w:r>
      </w:ins>
    </w:p>
    <w:p w14:paraId="15AFAB46" w14:textId="77777777" w:rsidR="006048F2" w:rsidRDefault="006048F2">
      <w:pPr>
        <w:pStyle w:val="Tabledesillustrations"/>
        <w:tabs>
          <w:tab w:val="right" w:leader="dot" w:pos="9016"/>
        </w:tabs>
        <w:rPr>
          <w:ins w:id="484" w:author="Heritiana" w:date="2021-03-19T16:17:00Z"/>
          <w:rFonts w:asciiTheme="minorHAnsi" w:eastAsiaTheme="minorEastAsia" w:hAnsiTheme="minorHAnsi" w:cstheme="minorBidi"/>
          <w:noProof/>
          <w:color w:val="auto"/>
        </w:rPr>
      </w:pPr>
      <w:ins w:id="485"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"_Toc67063140"</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29: Menu - Fichier</w:t>
        </w:r>
        <w:r>
          <w:rPr>
            <w:noProof/>
            <w:webHidden/>
          </w:rPr>
          <w:tab/>
        </w:r>
        <w:r>
          <w:rPr>
            <w:noProof/>
            <w:webHidden/>
          </w:rPr>
          <w:fldChar w:fldCharType="begin"/>
        </w:r>
        <w:r>
          <w:rPr>
            <w:noProof/>
            <w:webHidden/>
          </w:rPr>
          <w:instrText xml:space="preserve"> PAGEREF _Toc67063140 \h </w:instrText>
        </w:r>
        <w:r>
          <w:rPr>
            <w:noProof/>
            <w:webHidden/>
          </w:rPr>
        </w:r>
      </w:ins>
      <w:r>
        <w:rPr>
          <w:noProof/>
          <w:webHidden/>
        </w:rPr>
        <w:fldChar w:fldCharType="separate"/>
      </w:r>
      <w:ins w:id="486" w:author="Heritiana" w:date="2021-03-19T16:17:00Z">
        <w:r>
          <w:rPr>
            <w:noProof/>
            <w:webHidden/>
          </w:rPr>
          <w:t>25</w:t>
        </w:r>
        <w:r>
          <w:rPr>
            <w:noProof/>
            <w:webHidden/>
          </w:rPr>
          <w:fldChar w:fldCharType="end"/>
        </w:r>
        <w:r w:rsidRPr="000E5744">
          <w:rPr>
            <w:rStyle w:val="Lienhypertexte"/>
            <w:noProof/>
          </w:rPr>
          <w:fldChar w:fldCharType="end"/>
        </w:r>
      </w:ins>
    </w:p>
    <w:p w14:paraId="0F4A5A66" w14:textId="77777777" w:rsidR="006048F2" w:rsidRDefault="006048F2">
      <w:pPr>
        <w:pStyle w:val="Tabledesillustrations"/>
        <w:tabs>
          <w:tab w:val="right" w:leader="dot" w:pos="9016"/>
        </w:tabs>
        <w:rPr>
          <w:ins w:id="487" w:author="Heritiana" w:date="2021-03-19T16:17:00Z"/>
          <w:rFonts w:asciiTheme="minorHAnsi" w:eastAsiaTheme="minorEastAsia" w:hAnsiTheme="minorHAnsi" w:cstheme="minorBidi"/>
          <w:noProof/>
          <w:color w:val="auto"/>
        </w:rPr>
      </w:pPr>
      <w:ins w:id="488"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"_Toc67063141"</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30: Menu - Edition</w:t>
        </w:r>
        <w:r>
          <w:rPr>
            <w:noProof/>
            <w:webHidden/>
          </w:rPr>
          <w:tab/>
        </w:r>
        <w:r>
          <w:rPr>
            <w:noProof/>
            <w:webHidden/>
          </w:rPr>
          <w:fldChar w:fldCharType="begin"/>
        </w:r>
        <w:r>
          <w:rPr>
            <w:noProof/>
            <w:webHidden/>
          </w:rPr>
          <w:instrText xml:space="preserve"> PAGEREF _Toc67063141 \h </w:instrText>
        </w:r>
        <w:r>
          <w:rPr>
            <w:noProof/>
            <w:webHidden/>
          </w:rPr>
        </w:r>
      </w:ins>
      <w:r>
        <w:rPr>
          <w:noProof/>
          <w:webHidden/>
        </w:rPr>
        <w:fldChar w:fldCharType="separate"/>
      </w:r>
      <w:ins w:id="489" w:author="Heritiana" w:date="2021-03-19T16:17:00Z">
        <w:r>
          <w:rPr>
            <w:noProof/>
            <w:webHidden/>
          </w:rPr>
          <w:t>26</w:t>
        </w:r>
        <w:r>
          <w:rPr>
            <w:noProof/>
            <w:webHidden/>
          </w:rPr>
          <w:fldChar w:fldCharType="end"/>
        </w:r>
        <w:r w:rsidRPr="000E5744">
          <w:rPr>
            <w:rStyle w:val="Lienhypertexte"/>
            <w:noProof/>
          </w:rPr>
          <w:fldChar w:fldCharType="end"/>
        </w:r>
      </w:ins>
    </w:p>
    <w:p w14:paraId="327AB6D9" w14:textId="77777777" w:rsidR="006048F2" w:rsidRDefault="006048F2">
      <w:pPr>
        <w:pStyle w:val="Tabledesillustrations"/>
        <w:tabs>
          <w:tab w:val="right" w:leader="dot" w:pos="9016"/>
        </w:tabs>
        <w:rPr>
          <w:ins w:id="490" w:author="Heritiana" w:date="2021-03-19T16:17:00Z"/>
          <w:rFonts w:asciiTheme="minorHAnsi" w:eastAsiaTheme="minorEastAsia" w:hAnsiTheme="minorHAnsi" w:cstheme="minorBidi"/>
          <w:noProof/>
          <w:color w:val="auto"/>
        </w:rPr>
      </w:pPr>
      <w:ins w:id="491"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"_Toc67063142"</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31: Menu - Outils</w:t>
        </w:r>
        <w:r>
          <w:rPr>
            <w:noProof/>
            <w:webHidden/>
          </w:rPr>
          <w:tab/>
        </w:r>
        <w:r>
          <w:rPr>
            <w:noProof/>
            <w:webHidden/>
          </w:rPr>
          <w:fldChar w:fldCharType="begin"/>
        </w:r>
        <w:r>
          <w:rPr>
            <w:noProof/>
            <w:webHidden/>
          </w:rPr>
          <w:instrText xml:space="preserve"> PAGEREF _Toc67063142 \h </w:instrText>
        </w:r>
        <w:r>
          <w:rPr>
            <w:noProof/>
            <w:webHidden/>
          </w:rPr>
        </w:r>
      </w:ins>
      <w:r>
        <w:rPr>
          <w:noProof/>
          <w:webHidden/>
        </w:rPr>
        <w:fldChar w:fldCharType="separate"/>
      </w:r>
      <w:ins w:id="492" w:author="Heritiana" w:date="2021-03-19T16:17:00Z">
        <w:r>
          <w:rPr>
            <w:noProof/>
            <w:webHidden/>
          </w:rPr>
          <w:t>27</w:t>
        </w:r>
        <w:r>
          <w:rPr>
            <w:noProof/>
            <w:webHidden/>
          </w:rPr>
          <w:fldChar w:fldCharType="end"/>
        </w:r>
        <w:r w:rsidRPr="000E5744">
          <w:rPr>
            <w:rStyle w:val="Lienhypertexte"/>
            <w:noProof/>
          </w:rPr>
          <w:fldChar w:fldCharType="end"/>
        </w:r>
      </w:ins>
    </w:p>
    <w:p w14:paraId="28C57ABA" w14:textId="77777777" w:rsidR="006048F2" w:rsidRDefault="006048F2">
      <w:pPr>
        <w:pStyle w:val="Tabledesillustrations"/>
        <w:tabs>
          <w:tab w:val="right" w:leader="dot" w:pos="9016"/>
        </w:tabs>
        <w:rPr>
          <w:ins w:id="493" w:author="Heritiana" w:date="2021-03-19T16:17:00Z"/>
          <w:rFonts w:asciiTheme="minorHAnsi" w:eastAsiaTheme="minorEastAsia" w:hAnsiTheme="minorHAnsi" w:cstheme="minorBidi"/>
          <w:noProof/>
          <w:color w:val="auto"/>
        </w:rPr>
      </w:pPr>
      <w:ins w:id="49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32: Menu - Signets</w:t>
        </w:r>
        <w:r>
          <w:rPr>
            <w:noProof/>
            <w:webHidden/>
          </w:rPr>
          <w:tab/>
        </w:r>
        <w:r>
          <w:rPr>
            <w:noProof/>
            <w:webHidden/>
          </w:rPr>
          <w:fldChar w:fldCharType="begin"/>
        </w:r>
        <w:r>
          <w:rPr>
            <w:noProof/>
            <w:webHidden/>
          </w:rPr>
          <w:instrText xml:space="preserve"> PAGEREF _Toc67063143 \h </w:instrText>
        </w:r>
        <w:r>
          <w:rPr>
            <w:noProof/>
            <w:webHidden/>
          </w:rPr>
        </w:r>
      </w:ins>
      <w:r>
        <w:rPr>
          <w:noProof/>
          <w:webHidden/>
        </w:rPr>
        <w:fldChar w:fldCharType="separate"/>
      </w:r>
      <w:ins w:id="495" w:author="Heritiana" w:date="2021-03-19T16:17:00Z">
        <w:r>
          <w:rPr>
            <w:noProof/>
            <w:webHidden/>
          </w:rPr>
          <w:t>27</w:t>
        </w:r>
        <w:r>
          <w:rPr>
            <w:noProof/>
            <w:webHidden/>
          </w:rPr>
          <w:fldChar w:fldCharType="end"/>
        </w:r>
        <w:r w:rsidRPr="000E5744">
          <w:rPr>
            <w:rStyle w:val="Lienhypertexte"/>
            <w:noProof/>
          </w:rPr>
          <w:fldChar w:fldCharType="end"/>
        </w:r>
      </w:ins>
    </w:p>
    <w:p w14:paraId="3B01E785" w14:textId="77777777" w:rsidR="006048F2" w:rsidRDefault="006048F2">
      <w:pPr>
        <w:pStyle w:val="Tabledesillustrations"/>
        <w:tabs>
          <w:tab w:val="right" w:leader="dot" w:pos="9016"/>
        </w:tabs>
        <w:rPr>
          <w:ins w:id="496" w:author="Heritiana" w:date="2021-03-19T16:17:00Z"/>
          <w:rFonts w:asciiTheme="minorHAnsi" w:eastAsiaTheme="minorEastAsia" w:hAnsiTheme="minorHAnsi" w:cstheme="minorBidi"/>
          <w:noProof/>
          <w:color w:val="auto"/>
        </w:rPr>
      </w:pPr>
      <w:ins w:id="497"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"_Toc67063144"</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33: Menu - Aide</w:t>
        </w:r>
        <w:r>
          <w:rPr>
            <w:noProof/>
            <w:webHidden/>
          </w:rPr>
          <w:tab/>
        </w:r>
        <w:r>
          <w:rPr>
            <w:noProof/>
            <w:webHidden/>
          </w:rPr>
          <w:fldChar w:fldCharType="begin"/>
        </w:r>
        <w:r>
          <w:rPr>
            <w:noProof/>
            <w:webHidden/>
          </w:rPr>
          <w:instrText xml:space="preserve"> PAGEREF _Toc67063144 \h </w:instrText>
        </w:r>
        <w:r>
          <w:rPr>
            <w:noProof/>
            <w:webHidden/>
          </w:rPr>
        </w:r>
      </w:ins>
      <w:r>
        <w:rPr>
          <w:noProof/>
          <w:webHidden/>
        </w:rPr>
        <w:fldChar w:fldCharType="separate"/>
      </w:r>
      <w:ins w:id="498" w:author="Heritiana" w:date="2021-03-19T16:17:00Z">
        <w:r>
          <w:rPr>
            <w:noProof/>
            <w:webHidden/>
          </w:rPr>
          <w:t>28</w:t>
        </w:r>
        <w:r>
          <w:rPr>
            <w:noProof/>
            <w:webHidden/>
          </w:rPr>
          <w:fldChar w:fldCharType="end"/>
        </w:r>
        <w:r w:rsidRPr="000E5744">
          <w:rPr>
            <w:rStyle w:val="Lienhypertexte"/>
            <w:noProof/>
          </w:rPr>
          <w:fldChar w:fldCharType="end"/>
        </w:r>
      </w:ins>
    </w:p>
    <w:p w14:paraId="531BAAC3" w14:textId="77777777" w:rsidR="006048F2" w:rsidRDefault="006048F2">
      <w:pPr>
        <w:pStyle w:val="Tabledesillustrations"/>
        <w:tabs>
          <w:tab w:val="right" w:leader="dot" w:pos="9016"/>
        </w:tabs>
        <w:rPr>
          <w:ins w:id="499" w:author="Heritiana" w:date="2021-03-19T16:17:00Z"/>
          <w:rFonts w:asciiTheme="minorHAnsi" w:eastAsiaTheme="minorEastAsia" w:hAnsiTheme="minorHAnsi" w:cstheme="minorBidi"/>
          <w:noProof/>
          <w:color w:val="auto"/>
        </w:rPr>
      </w:pPr>
      <w:ins w:id="500"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"_Toc67063145"</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34: Clic droit sur des documents / dossiers appartenant à la taxonomie</w:t>
        </w:r>
        <w:r>
          <w:rPr>
            <w:noProof/>
            <w:webHidden/>
          </w:rPr>
          <w:tab/>
        </w:r>
        <w:r>
          <w:rPr>
            <w:noProof/>
            <w:webHidden/>
          </w:rPr>
          <w:fldChar w:fldCharType="begin"/>
        </w:r>
        <w:r>
          <w:rPr>
            <w:noProof/>
            <w:webHidden/>
          </w:rPr>
          <w:instrText xml:space="preserve"> PAGEREF _Toc67063145 \h </w:instrText>
        </w:r>
        <w:r>
          <w:rPr>
            <w:noProof/>
            <w:webHidden/>
          </w:rPr>
        </w:r>
      </w:ins>
      <w:r>
        <w:rPr>
          <w:noProof/>
          <w:webHidden/>
        </w:rPr>
        <w:fldChar w:fldCharType="separate"/>
      </w:r>
      <w:ins w:id="501" w:author="Heritiana" w:date="2021-03-19T16:17:00Z">
        <w:r>
          <w:rPr>
            <w:noProof/>
            <w:webHidden/>
          </w:rPr>
          <w:t>31</w:t>
        </w:r>
        <w:r>
          <w:rPr>
            <w:noProof/>
            <w:webHidden/>
          </w:rPr>
          <w:fldChar w:fldCharType="end"/>
        </w:r>
        <w:r w:rsidRPr="000E5744">
          <w:rPr>
            <w:rStyle w:val="Lienhypertexte"/>
            <w:noProof/>
          </w:rPr>
          <w:fldChar w:fldCharType="end"/>
        </w:r>
      </w:ins>
    </w:p>
    <w:p w14:paraId="6772E5AF" w14:textId="77777777" w:rsidR="006048F2" w:rsidRDefault="006048F2">
      <w:pPr>
        <w:pStyle w:val="Tabledesillustrations"/>
        <w:tabs>
          <w:tab w:val="right" w:leader="dot" w:pos="9016"/>
        </w:tabs>
        <w:rPr>
          <w:ins w:id="502" w:author="Heritiana" w:date="2021-03-19T16:17:00Z"/>
          <w:rFonts w:asciiTheme="minorHAnsi" w:eastAsiaTheme="minorEastAsia" w:hAnsiTheme="minorHAnsi" w:cstheme="minorBidi"/>
          <w:noProof/>
          <w:color w:val="auto"/>
        </w:rPr>
      </w:pPr>
      <w:ins w:id="503"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"_Toc67063146"</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35: Action massive sur le navigateur de documents</w:t>
        </w:r>
        <w:r>
          <w:rPr>
            <w:noProof/>
            <w:webHidden/>
          </w:rPr>
          <w:tab/>
        </w:r>
        <w:r>
          <w:rPr>
            <w:noProof/>
            <w:webHidden/>
          </w:rPr>
          <w:fldChar w:fldCharType="begin"/>
        </w:r>
        <w:r>
          <w:rPr>
            <w:noProof/>
            <w:webHidden/>
          </w:rPr>
          <w:instrText xml:space="preserve"> PAGEREF _Toc67063146 \h </w:instrText>
        </w:r>
        <w:r>
          <w:rPr>
            <w:noProof/>
            <w:webHidden/>
          </w:rPr>
        </w:r>
      </w:ins>
      <w:r>
        <w:rPr>
          <w:noProof/>
          <w:webHidden/>
        </w:rPr>
        <w:fldChar w:fldCharType="separate"/>
      </w:r>
      <w:ins w:id="504" w:author="Heritiana" w:date="2021-03-19T16:17:00Z">
        <w:r>
          <w:rPr>
            <w:noProof/>
            <w:webHidden/>
          </w:rPr>
          <w:t>31</w:t>
        </w:r>
        <w:r>
          <w:rPr>
            <w:noProof/>
            <w:webHidden/>
          </w:rPr>
          <w:fldChar w:fldCharType="end"/>
        </w:r>
        <w:r w:rsidRPr="000E5744">
          <w:rPr>
            <w:rStyle w:val="Lienhypertexte"/>
            <w:noProof/>
          </w:rPr>
          <w:fldChar w:fldCharType="end"/>
        </w:r>
      </w:ins>
    </w:p>
    <w:p w14:paraId="3DE26B87" w14:textId="77777777" w:rsidR="006048F2" w:rsidRDefault="006048F2">
      <w:pPr>
        <w:pStyle w:val="Tabledesillustrations"/>
        <w:tabs>
          <w:tab w:val="right" w:leader="dot" w:pos="9016"/>
        </w:tabs>
        <w:rPr>
          <w:ins w:id="505" w:author="Heritiana" w:date="2021-03-19T16:17:00Z"/>
          <w:rFonts w:asciiTheme="minorHAnsi" w:eastAsiaTheme="minorEastAsia" w:hAnsiTheme="minorHAnsi" w:cstheme="minorBidi"/>
          <w:noProof/>
          <w:color w:val="auto"/>
        </w:rPr>
      </w:pPr>
      <w:ins w:id="506"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"_Toc67063147"</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36: Moteur de recherche</w:t>
        </w:r>
        <w:r>
          <w:rPr>
            <w:noProof/>
            <w:webHidden/>
          </w:rPr>
          <w:tab/>
        </w:r>
        <w:r>
          <w:rPr>
            <w:noProof/>
            <w:webHidden/>
          </w:rPr>
          <w:fldChar w:fldCharType="begin"/>
        </w:r>
        <w:r>
          <w:rPr>
            <w:noProof/>
            <w:webHidden/>
          </w:rPr>
          <w:instrText xml:space="preserve"> PAGEREF _Toc67063147 \h </w:instrText>
        </w:r>
        <w:r>
          <w:rPr>
            <w:noProof/>
            <w:webHidden/>
          </w:rPr>
        </w:r>
      </w:ins>
      <w:r>
        <w:rPr>
          <w:noProof/>
          <w:webHidden/>
        </w:rPr>
        <w:fldChar w:fldCharType="separate"/>
      </w:r>
      <w:ins w:id="507" w:author="Heritiana" w:date="2021-03-19T16:17:00Z">
        <w:r>
          <w:rPr>
            <w:noProof/>
            <w:webHidden/>
          </w:rPr>
          <w:t>34</w:t>
        </w:r>
        <w:r>
          <w:rPr>
            <w:noProof/>
            <w:webHidden/>
          </w:rPr>
          <w:fldChar w:fldCharType="end"/>
        </w:r>
        <w:r w:rsidRPr="000E5744">
          <w:rPr>
            <w:rStyle w:val="Lienhypertexte"/>
            <w:noProof/>
          </w:rPr>
          <w:fldChar w:fldCharType="end"/>
        </w:r>
      </w:ins>
    </w:p>
    <w:p w14:paraId="3243E4AC" w14:textId="77777777" w:rsidR="006048F2" w:rsidRDefault="006048F2">
      <w:pPr>
        <w:pStyle w:val="Tabledesillustrations"/>
        <w:tabs>
          <w:tab w:val="right" w:leader="dot" w:pos="9016"/>
        </w:tabs>
        <w:rPr>
          <w:ins w:id="508" w:author="Heritiana" w:date="2021-03-19T16:17:00Z"/>
          <w:rFonts w:asciiTheme="minorHAnsi" w:eastAsiaTheme="minorEastAsia" w:hAnsiTheme="minorHAnsi" w:cstheme="minorBidi"/>
          <w:noProof/>
          <w:color w:val="auto"/>
        </w:rPr>
      </w:pPr>
      <w:ins w:id="509"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"_Toc67063148"</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37: Recherche en texte intégral</w:t>
        </w:r>
        <w:r>
          <w:rPr>
            <w:noProof/>
            <w:webHidden/>
          </w:rPr>
          <w:tab/>
        </w:r>
        <w:r>
          <w:rPr>
            <w:noProof/>
            <w:webHidden/>
          </w:rPr>
          <w:fldChar w:fldCharType="begin"/>
        </w:r>
        <w:r>
          <w:rPr>
            <w:noProof/>
            <w:webHidden/>
          </w:rPr>
          <w:instrText xml:space="preserve"> PAGEREF _Toc67063148 \h </w:instrText>
        </w:r>
        <w:r>
          <w:rPr>
            <w:noProof/>
            <w:webHidden/>
          </w:rPr>
        </w:r>
      </w:ins>
      <w:r>
        <w:rPr>
          <w:noProof/>
          <w:webHidden/>
        </w:rPr>
        <w:fldChar w:fldCharType="separate"/>
      </w:r>
      <w:ins w:id="510" w:author="Heritiana" w:date="2021-03-19T16:17:00Z">
        <w:r>
          <w:rPr>
            <w:noProof/>
            <w:webHidden/>
          </w:rPr>
          <w:t>35</w:t>
        </w:r>
        <w:r>
          <w:rPr>
            <w:noProof/>
            <w:webHidden/>
          </w:rPr>
          <w:fldChar w:fldCharType="end"/>
        </w:r>
        <w:r w:rsidRPr="000E5744">
          <w:rPr>
            <w:rStyle w:val="Lienhypertexte"/>
            <w:noProof/>
          </w:rPr>
          <w:fldChar w:fldCharType="end"/>
        </w:r>
      </w:ins>
    </w:p>
    <w:p w14:paraId="71A87106" w14:textId="77777777" w:rsidR="006048F2" w:rsidRDefault="006048F2">
      <w:pPr>
        <w:pStyle w:val="Tabledesillustrations"/>
        <w:tabs>
          <w:tab w:val="right" w:leader="dot" w:pos="9016"/>
        </w:tabs>
        <w:rPr>
          <w:ins w:id="511" w:author="Heritiana" w:date="2021-03-19T16:17:00Z"/>
          <w:rFonts w:asciiTheme="minorHAnsi" w:eastAsiaTheme="minorEastAsia" w:hAnsiTheme="minorHAnsi" w:cstheme="minorBidi"/>
          <w:noProof/>
          <w:color w:val="auto"/>
        </w:rPr>
      </w:pPr>
      <w:ins w:id="512"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"_Toc67063149"</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38: Mode de recherche par critères</w:t>
        </w:r>
        <w:r>
          <w:rPr>
            <w:noProof/>
            <w:webHidden/>
          </w:rPr>
          <w:tab/>
        </w:r>
        <w:r>
          <w:rPr>
            <w:noProof/>
            <w:webHidden/>
          </w:rPr>
          <w:fldChar w:fldCharType="begin"/>
        </w:r>
        <w:r>
          <w:rPr>
            <w:noProof/>
            <w:webHidden/>
          </w:rPr>
          <w:instrText xml:space="preserve"> PAGEREF _Toc67063149 \h </w:instrText>
        </w:r>
        <w:r>
          <w:rPr>
            <w:noProof/>
            <w:webHidden/>
          </w:rPr>
        </w:r>
      </w:ins>
      <w:r>
        <w:rPr>
          <w:noProof/>
          <w:webHidden/>
        </w:rPr>
        <w:fldChar w:fldCharType="separate"/>
      </w:r>
      <w:ins w:id="513" w:author="Heritiana" w:date="2021-03-19T16:17:00Z">
        <w:r>
          <w:rPr>
            <w:noProof/>
            <w:webHidden/>
          </w:rPr>
          <w:t>35</w:t>
        </w:r>
        <w:r>
          <w:rPr>
            <w:noProof/>
            <w:webHidden/>
          </w:rPr>
          <w:fldChar w:fldCharType="end"/>
        </w:r>
        <w:r w:rsidRPr="000E5744">
          <w:rPr>
            <w:rStyle w:val="Lienhypertexte"/>
            <w:noProof/>
          </w:rPr>
          <w:fldChar w:fldCharType="end"/>
        </w:r>
      </w:ins>
    </w:p>
    <w:p w14:paraId="6604EB83" w14:textId="77777777" w:rsidR="006048F2" w:rsidRDefault="006048F2">
      <w:pPr>
        <w:pStyle w:val="Tabledesillustrations"/>
        <w:tabs>
          <w:tab w:val="right" w:leader="dot" w:pos="9016"/>
        </w:tabs>
        <w:rPr>
          <w:ins w:id="514" w:author="Heritiana" w:date="2021-03-19T16:17:00Z"/>
          <w:rFonts w:asciiTheme="minorHAnsi" w:eastAsiaTheme="minorEastAsia" w:hAnsiTheme="minorHAnsi" w:cstheme="minorBidi"/>
          <w:noProof/>
          <w:color w:val="auto"/>
        </w:rPr>
      </w:pPr>
      <w:ins w:id="515"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"_Toc67063150"</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39: Exemple de recherche en mode avancé</w:t>
        </w:r>
        <w:r>
          <w:rPr>
            <w:noProof/>
            <w:webHidden/>
          </w:rPr>
          <w:tab/>
        </w:r>
        <w:r>
          <w:rPr>
            <w:noProof/>
            <w:webHidden/>
          </w:rPr>
          <w:fldChar w:fldCharType="begin"/>
        </w:r>
        <w:r>
          <w:rPr>
            <w:noProof/>
            <w:webHidden/>
          </w:rPr>
          <w:instrText xml:space="preserve"> PAGEREF _Toc67063150 \h </w:instrText>
        </w:r>
        <w:r>
          <w:rPr>
            <w:noProof/>
            <w:webHidden/>
          </w:rPr>
        </w:r>
      </w:ins>
      <w:r>
        <w:rPr>
          <w:noProof/>
          <w:webHidden/>
        </w:rPr>
        <w:fldChar w:fldCharType="separate"/>
      </w:r>
      <w:ins w:id="516" w:author="Heritiana" w:date="2021-03-19T16:17:00Z">
        <w:r>
          <w:rPr>
            <w:noProof/>
            <w:webHidden/>
          </w:rPr>
          <w:t>36</w:t>
        </w:r>
        <w:r>
          <w:rPr>
            <w:noProof/>
            <w:webHidden/>
          </w:rPr>
          <w:fldChar w:fldCharType="end"/>
        </w:r>
        <w:r w:rsidRPr="000E5744">
          <w:rPr>
            <w:rStyle w:val="Lienhypertexte"/>
            <w:noProof/>
          </w:rPr>
          <w:fldChar w:fldCharType="end"/>
        </w:r>
      </w:ins>
    </w:p>
    <w:p w14:paraId="65CBF600" w14:textId="77777777" w:rsidR="006048F2" w:rsidRDefault="006048F2">
      <w:pPr>
        <w:pStyle w:val="Tabledesillustrations"/>
        <w:tabs>
          <w:tab w:val="right" w:leader="dot" w:pos="9016"/>
        </w:tabs>
        <w:rPr>
          <w:ins w:id="517" w:author="Heritiana" w:date="2021-03-19T16:17:00Z"/>
          <w:rFonts w:asciiTheme="minorHAnsi" w:eastAsiaTheme="minorEastAsia" w:hAnsiTheme="minorHAnsi" w:cstheme="minorBidi"/>
          <w:noProof/>
          <w:color w:val="auto"/>
        </w:rPr>
      </w:pPr>
      <w:ins w:id="518"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"_Toc67063151"</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40: Mode de recherche par type</w:t>
        </w:r>
        <w:r>
          <w:rPr>
            <w:noProof/>
            <w:webHidden/>
          </w:rPr>
          <w:tab/>
        </w:r>
        <w:r>
          <w:rPr>
            <w:noProof/>
            <w:webHidden/>
          </w:rPr>
          <w:fldChar w:fldCharType="begin"/>
        </w:r>
        <w:r>
          <w:rPr>
            <w:noProof/>
            <w:webHidden/>
          </w:rPr>
          <w:instrText xml:space="preserve"> PAGEREF _Toc67063151 \h </w:instrText>
        </w:r>
        <w:r>
          <w:rPr>
            <w:noProof/>
            <w:webHidden/>
          </w:rPr>
        </w:r>
      </w:ins>
      <w:r>
        <w:rPr>
          <w:noProof/>
          <w:webHidden/>
        </w:rPr>
        <w:fldChar w:fldCharType="separate"/>
      </w:r>
      <w:ins w:id="519" w:author="Heritiana" w:date="2021-03-19T16:17:00Z">
        <w:r>
          <w:rPr>
            <w:noProof/>
            <w:webHidden/>
          </w:rPr>
          <w:t>36</w:t>
        </w:r>
        <w:r>
          <w:rPr>
            <w:noProof/>
            <w:webHidden/>
          </w:rPr>
          <w:fldChar w:fldCharType="end"/>
        </w:r>
        <w:r w:rsidRPr="000E5744">
          <w:rPr>
            <w:rStyle w:val="Lienhypertexte"/>
            <w:noProof/>
          </w:rPr>
          <w:fldChar w:fldCharType="end"/>
        </w:r>
      </w:ins>
    </w:p>
    <w:p w14:paraId="5CA9500A" w14:textId="77777777" w:rsidR="006048F2" w:rsidRDefault="006048F2">
      <w:pPr>
        <w:pStyle w:val="Tabledesillustrations"/>
        <w:tabs>
          <w:tab w:val="right" w:leader="dot" w:pos="9016"/>
        </w:tabs>
        <w:rPr>
          <w:ins w:id="520" w:author="Heritiana" w:date="2021-03-19T16:17:00Z"/>
          <w:rFonts w:asciiTheme="minorHAnsi" w:eastAsiaTheme="minorEastAsia" w:hAnsiTheme="minorHAnsi" w:cstheme="minorBidi"/>
          <w:noProof/>
          <w:color w:val="auto"/>
        </w:rPr>
      </w:pPr>
      <w:ins w:id="521"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"_Toc67063152"</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41: Résultat de recherche par défaut</w:t>
        </w:r>
        <w:r>
          <w:rPr>
            <w:noProof/>
            <w:webHidden/>
          </w:rPr>
          <w:tab/>
        </w:r>
        <w:r>
          <w:rPr>
            <w:noProof/>
            <w:webHidden/>
          </w:rPr>
          <w:fldChar w:fldCharType="begin"/>
        </w:r>
        <w:r>
          <w:rPr>
            <w:noProof/>
            <w:webHidden/>
          </w:rPr>
          <w:instrText xml:space="preserve"> PAGEREF _Toc67063152 \h </w:instrText>
        </w:r>
        <w:r>
          <w:rPr>
            <w:noProof/>
            <w:webHidden/>
          </w:rPr>
        </w:r>
      </w:ins>
      <w:r>
        <w:rPr>
          <w:noProof/>
          <w:webHidden/>
        </w:rPr>
        <w:fldChar w:fldCharType="separate"/>
      </w:r>
      <w:ins w:id="522" w:author="Heritiana" w:date="2021-03-19T16:17:00Z">
        <w:r>
          <w:rPr>
            <w:noProof/>
            <w:webHidden/>
          </w:rPr>
          <w:t>37</w:t>
        </w:r>
        <w:r>
          <w:rPr>
            <w:noProof/>
            <w:webHidden/>
          </w:rPr>
          <w:fldChar w:fldCharType="end"/>
        </w:r>
        <w:r w:rsidRPr="000E5744">
          <w:rPr>
            <w:rStyle w:val="Lienhypertexte"/>
            <w:noProof/>
          </w:rPr>
          <w:fldChar w:fldCharType="end"/>
        </w:r>
      </w:ins>
    </w:p>
    <w:p w14:paraId="66707B01" w14:textId="77777777" w:rsidR="006048F2" w:rsidRDefault="006048F2">
      <w:pPr>
        <w:pStyle w:val="Tabledesillustrations"/>
        <w:tabs>
          <w:tab w:val="right" w:leader="dot" w:pos="9016"/>
        </w:tabs>
        <w:rPr>
          <w:ins w:id="523" w:author="Heritiana" w:date="2021-03-19T16:17:00Z"/>
          <w:rFonts w:asciiTheme="minorHAnsi" w:eastAsiaTheme="minorEastAsia" w:hAnsiTheme="minorHAnsi" w:cstheme="minorBidi"/>
          <w:noProof/>
          <w:color w:val="auto"/>
        </w:rPr>
      </w:pPr>
      <w:ins w:id="52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42: Résultat de recherche en mode compact</w:t>
        </w:r>
        <w:r>
          <w:rPr>
            <w:noProof/>
            <w:webHidden/>
          </w:rPr>
          <w:tab/>
        </w:r>
        <w:r>
          <w:rPr>
            <w:noProof/>
            <w:webHidden/>
          </w:rPr>
          <w:fldChar w:fldCharType="begin"/>
        </w:r>
        <w:r>
          <w:rPr>
            <w:noProof/>
            <w:webHidden/>
          </w:rPr>
          <w:instrText xml:space="preserve"> PAGEREF _Toc67063153 \h </w:instrText>
        </w:r>
        <w:r>
          <w:rPr>
            <w:noProof/>
            <w:webHidden/>
          </w:rPr>
        </w:r>
      </w:ins>
      <w:r>
        <w:rPr>
          <w:noProof/>
          <w:webHidden/>
        </w:rPr>
        <w:fldChar w:fldCharType="separate"/>
      </w:r>
      <w:ins w:id="525" w:author="Heritiana" w:date="2021-03-19T16:17:00Z">
        <w:r>
          <w:rPr>
            <w:noProof/>
            <w:webHidden/>
          </w:rPr>
          <w:t>37</w:t>
        </w:r>
        <w:r>
          <w:rPr>
            <w:noProof/>
            <w:webHidden/>
          </w:rPr>
          <w:fldChar w:fldCharType="end"/>
        </w:r>
        <w:r w:rsidRPr="000E5744">
          <w:rPr>
            <w:rStyle w:val="Lienhypertexte"/>
            <w:noProof/>
          </w:rPr>
          <w:fldChar w:fldCharType="end"/>
        </w:r>
      </w:ins>
    </w:p>
    <w:p w14:paraId="042BBA5F" w14:textId="77777777" w:rsidR="006048F2" w:rsidRDefault="006048F2">
      <w:pPr>
        <w:pStyle w:val="Tabledesillustrations"/>
        <w:tabs>
          <w:tab w:val="right" w:leader="dot" w:pos="9016"/>
        </w:tabs>
        <w:rPr>
          <w:ins w:id="526" w:author="Heritiana" w:date="2021-03-19T16:17:00Z"/>
          <w:rFonts w:asciiTheme="minorHAnsi" w:eastAsiaTheme="minorEastAsia" w:hAnsiTheme="minorHAnsi" w:cstheme="minorBidi"/>
          <w:noProof/>
          <w:color w:val="auto"/>
        </w:rPr>
      </w:pPr>
      <w:ins w:id="527"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"_Toc67063154"</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43: Les rapports déposés en retard</w:t>
        </w:r>
        <w:r>
          <w:rPr>
            <w:noProof/>
            <w:webHidden/>
          </w:rPr>
          <w:tab/>
        </w:r>
        <w:r>
          <w:rPr>
            <w:noProof/>
            <w:webHidden/>
          </w:rPr>
          <w:fldChar w:fldCharType="begin"/>
        </w:r>
        <w:r>
          <w:rPr>
            <w:noProof/>
            <w:webHidden/>
          </w:rPr>
          <w:instrText xml:space="preserve"> PAGEREF _Toc67063154 \h </w:instrText>
        </w:r>
        <w:r>
          <w:rPr>
            <w:noProof/>
            <w:webHidden/>
          </w:rPr>
        </w:r>
      </w:ins>
      <w:r>
        <w:rPr>
          <w:noProof/>
          <w:webHidden/>
        </w:rPr>
        <w:fldChar w:fldCharType="separate"/>
      </w:r>
      <w:ins w:id="528" w:author="Heritiana" w:date="2021-03-19T16:17:00Z">
        <w:r>
          <w:rPr>
            <w:noProof/>
            <w:webHidden/>
          </w:rPr>
          <w:t>39</w:t>
        </w:r>
        <w:r>
          <w:rPr>
            <w:noProof/>
            <w:webHidden/>
          </w:rPr>
          <w:fldChar w:fldCharType="end"/>
        </w:r>
        <w:r w:rsidRPr="000E5744">
          <w:rPr>
            <w:rStyle w:val="Lienhypertexte"/>
            <w:noProof/>
          </w:rPr>
          <w:fldChar w:fldCharType="end"/>
        </w:r>
      </w:ins>
    </w:p>
    <w:p w14:paraId="1C997C4C" w14:textId="77777777" w:rsidR="006048F2" w:rsidRDefault="006048F2">
      <w:pPr>
        <w:pStyle w:val="Tabledesillustrations"/>
        <w:tabs>
          <w:tab w:val="right" w:leader="dot" w:pos="9016"/>
        </w:tabs>
        <w:rPr>
          <w:ins w:id="529" w:author="Heritiana" w:date="2021-03-19T16:17:00Z"/>
          <w:rFonts w:asciiTheme="minorHAnsi" w:eastAsiaTheme="minorEastAsia" w:hAnsiTheme="minorHAnsi" w:cstheme="minorBidi"/>
          <w:noProof/>
          <w:color w:val="auto"/>
        </w:rPr>
      </w:pPr>
      <w:ins w:id="530"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"_Toc67063155"</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44: Rapport en retard en attente de déposition</w:t>
        </w:r>
        <w:r>
          <w:rPr>
            <w:noProof/>
            <w:webHidden/>
          </w:rPr>
          <w:tab/>
        </w:r>
        <w:r>
          <w:rPr>
            <w:noProof/>
            <w:webHidden/>
          </w:rPr>
          <w:fldChar w:fldCharType="begin"/>
        </w:r>
        <w:r>
          <w:rPr>
            <w:noProof/>
            <w:webHidden/>
          </w:rPr>
          <w:instrText xml:space="preserve"> PAGEREF _Toc67063155 \h </w:instrText>
        </w:r>
        <w:r>
          <w:rPr>
            <w:noProof/>
            <w:webHidden/>
          </w:rPr>
        </w:r>
      </w:ins>
      <w:r>
        <w:rPr>
          <w:noProof/>
          <w:webHidden/>
        </w:rPr>
        <w:fldChar w:fldCharType="separate"/>
      </w:r>
      <w:ins w:id="531" w:author="Heritiana" w:date="2021-03-19T16:17:00Z">
        <w:r>
          <w:rPr>
            <w:noProof/>
            <w:webHidden/>
          </w:rPr>
          <w:t>39</w:t>
        </w:r>
        <w:r>
          <w:rPr>
            <w:noProof/>
            <w:webHidden/>
          </w:rPr>
          <w:fldChar w:fldCharType="end"/>
        </w:r>
        <w:r w:rsidRPr="000E5744">
          <w:rPr>
            <w:rStyle w:val="Lienhypertexte"/>
            <w:noProof/>
          </w:rPr>
          <w:fldChar w:fldCharType="end"/>
        </w:r>
      </w:ins>
    </w:p>
    <w:p w14:paraId="47422269" w14:textId="77777777" w:rsidR="006048F2" w:rsidRDefault="006048F2">
      <w:pPr>
        <w:pStyle w:val="Tabledesillustrations"/>
        <w:tabs>
          <w:tab w:val="right" w:leader="dot" w:pos="9016"/>
        </w:tabs>
        <w:rPr>
          <w:ins w:id="532" w:author="Heritiana" w:date="2021-03-19T16:17:00Z"/>
          <w:rFonts w:asciiTheme="minorHAnsi" w:eastAsiaTheme="minorEastAsia" w:hAnsiTheme="minorHAnsi" w:cstheme="minorBidi"/>
          <w:noProof/>
          <w:color w:val="auto"/>
        </w:rPr>
      </w:pPr>
      <w:ins w:id="533" w:author="Heritiana" w:date="2021-03-19T16:17:00Z">
        <w:r w:rsidRPr="000E5744">
          <w:rPr>
            <w:rStyle w:val="Lienhypertexte"/>
            <w:noProof/>
          </w:rPr>
          <w:lastRenderedPageBreak/>
          <w:fldChar w:fldCharType="begin"/>
        </w:r>
        <w:r w:rsidRPr="000E5744">
          <w:rPr>
            <w:rStyle w:val="Lienhypertexte"/>
            <w:noProof/>
          </w:rPr>
          <w:instrText xml:space="preserve"> </w:instrText>
        </w:r>
        <w:r>
          <w:rPr>
            <w:noProof/>
          </w:rPr>
          <w:instrText>HYPERLINK \l "_Toc67063156"</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45: Tableau de bord - Espace privé</w:t>
        </w:r>
        <w:r>
          <w:rPr>
            <w:noProof/>
            <w:webHidden/>
          </w:rPr>
          <w:tab/>
        </w:r>
        <w:r>
          <w:rPr>
            <w:noProof/>
            <w:webHidden/>
          </w:rPr>
          <w:fldChar w:fldCharType="begin"/>
        </w:r>
        <w:r>
          <w:rPr>
            <w:noProof/>
            <w:webHidden/>
          </w:rPr>
          <w:instrText xml:space="preserve"> PAGEREF _Toc67063156 \h </w:instrText>
        </w:r>
        <w:r>
          <w:rPr>
            <w:noProof/>
            <w:webHidden/>
          </w:rPr>
        </w:r>
      </w:ins>
      <w:r>
        <w:rPr>
          <w:noProof/>
          <w:webHidden/>
        </w:rPr>
        <w:fldChar w:fldCharType="separate"/>
      </w:r>
      <w:ins w:id="534" w:author="Heritiana" w:date="2021-03-19T16:17:00Z">
        <w:r>
          <w:rPr>
            <w:noProof/>
            <w:webHidden/>
          </w:rPr>
          <w:t>40</w:t>
        </w:r>
        <w:r>
          <w:rPr>
            <w:noProof/>
            <w:webHidden/>
          </w:rPr>
          <w:fldChar w:fldCharType="end"/>
        </w:r>
        <w:r w:rsidRPr="000E5744">
          <w:rPr>
            <w:rStyle w:val="Lienhypertexte"/>
            <w:noProof/>
          </w:rPr>
          <w:fldChar w:fldCharType="end"/>
        </w:r>
      </w:ins>
    </w:p>
    <w:p w14:paraId="4F2EF5D4" w14:textId="77777777" w:rsidR="006048F2" w:rsidRDefault="006048F2">
      <w:pPr>
        <w:pStyle w:val="Tabledesillustrations"/>
        <w:tabs>
          <w:tab w:val="right" w:leader="dot" w:pos="9016"/>
        </w:tabs>
        <w:rPr>
          <w:ins w:id="535" w:author="Heritiana" w:date="2021-03-19T16:17:00Z"/>
          <w:rFonts w:asciiTheme="minorHAnsi" w:eastAsiaTheme="minorEastAsia" w:hAnsiTheme="minorHAnsi" w:cstheme="minorBidi"/>
          <w:noProof/>
          <w:color w:val="auto"/>
        </w:rPr>
      </w:pPr>
      <w:ins w:id="536"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"_Toc67063157"</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46: Tableau de bord – Vue générale</w:t>
        </w:r>
        <w:r>
          <w:rPr>
            <w:noProof/>
            <w:webHidden/>
          </w:rPr>
          <w:tab/>
        </w:r>
        <w:r>
          <w:rPr>
            <w:noProof/>
            <w:webHidden/>
          </w:rPr>
          <w:fldChar w:fldCharType="begin"/>
        </w:r>
        <w:r>
          <w:rPr>
            <w:noProof/>
            <w:webHidden/>
          </w:rPr>
          <w:instrText xml:space="preserve"> PAGEREF _Toc67063157 \h </w:instrText>
        </w:r>
        <w:r>
          <w:rPr>
            <w:noProof/>
            <w:webHidden/>
          </w:rPr>
        </w:r>
      </w:ins>
      <w:r>
        <w:rPr>
          <w:noProof/>
          <w:webHidden/>
        </w:rPr>
        <w:fldChar w:fldCharType="separate"/>
      </w:r>
      <w:ins w:id="537" w:author="Heritiana" w:date="2021-03-19T16:17:00Z">
        <w:r>
          <w:rPr>
            <w:noProof/>
            <w:webHidden/>
          </w:rPr>
          <w:t>42</w:t>
        </w:r>
        <w:r>
          <w:rPr>
            <w:noProof/>
            <w:webHidden/>
          </w:rPr>
          <w:fldChar w:fldCharType="end"/>
        </w:r>
        <w:r w:rsidRPr="000E5744">
          <w:rPr>
            <w:rStyle w:val="Lienhypertexte"/>
            <w:noProof/>
          </w:rPr>
          <w:fldChar w:fldCharType="end"/>
        </w:r>
      </w:ins>
    </w:p>
    <w:p w14:paraId="57999E21" w14:textId="77777777" w:rsidR="006048F2" w:rsidRDefault="006048F2">
      <w:pPr>
        <w:pStyle w:val="Tabledesillustrations"/>
        <w:tabs>
          <w:tab w:val="right" w:leader="dot" w:pos="9016"/>
        </w:tabs>
        <w:rPr>
          <w:ins w:id="538" w:author="Heritiana" w:date="2021-03-19T16:17:00Z"/>
          <w:rFonts w:asciiTheme="minorHAnsi" w:eastAsiaTheme="minorEastAsia" w:hAnsiTheme="minorHAnsi" w:cstheme="minorBidi"/>
          <w:noProof/>
          <w:color w:val="auto"/>
        </w:rPr>
      </w:pPr>
      <w:ins w:id="539"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"_Toc67063158"</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47: Tableau de bord - Processus</w:t>
        </w:r>
        <w:r>
          <w:rPr>
            <w:noProof/>
            <w:webHidden/>
          </w:rPr>
          <w:tab/>
        </w:r>
        <w:r>
          <w:rPr>
            <w:noProof/>
            <w:webHidden/>
          </w:rPr>
          <w:fldChar w:fldCharType="begin"/>
        </w:r>
        <w:r>
          <w:rPr>
            <w:noProof/>
            <w:webHidden/>
          </w:rPr>
          <w:instrText xml:space="preserve"> PAGEREF _Toc67063158 \h </w:instrText>
        </w:r>
        <w:r>
          <w:rPr>
            <w:noProof/>
            <w:webHidden/>
          </w:rPr>
        </w:r>
      </w:ins>
      <w:r>
        <w:rPr>
          <w:noProof/>
          <w:webHidden/>
        </w:rPr>
        <w:fldChar w:fldCharType="separate"/>
      </w:r>
      <w:ins w:id="540" w:author="Heritiana" w:date="2021-03-19T16:17:00Z">
        <w:r>
          <w:rPr>
            <w:noProof/>
            <w:webHidden/>
          </w:rPr>
          <w:t>43</w:t>
        </w:r>
        <w:r>
          <w:rPr>
            <w:noProof/>
            <w:webHidden/>
          </w:rPr>
          <w:fldChar w:fldCharType="end"/>
        </w:r>
        <w:r w:rsidRPr="000E5744">
          <w:rPr>
            <w:rStyle w:val="Lienhypertexte"/>
            <w:noProof/>
          </w:rPr>
          <w:fldChar w:fldCharType="end"/>
        </w:r>
      </w:ins>
    </w:p>
    <w:p w14:paraId="3B544935" w14:textId="77777777" w:rsidR="006048F2" w:rsidRDefault="006048F2">
      <w:pPr>
        <w:pStyle w:val="Tabledesillustrations"/>
        <w:tabs>
          <w:tab w:val="right" w:leader="dot" w:pos="9016"/>
        </w:tabs>
        <w:rPr>
          <w:ins w:id="541" w:author="Heritiana" w:date="2021-03-19T16:17:00Z"/>
          <w:rFonts w:asciiTheme="minorHAnsi" w:eastAsiaTheme="minorEastAsia" w:hAnsiTheme="minorHAnsi" w:cstheme="minorBidi"/>
          <w:noProof/>
          <w:color w:val="auto"/>
        </w:rPr>
      </w:pPr>
      <w:ins w:id="542"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"_Toc67063159"</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48: Erreur sur un document</w:t>
        </w:r>
        <w:r>
          <w:rPr>
            <w:noProof/>
            <w:webHidden/>
          </w:rPr>
          <w:tab/>
        </w:r>
        <w:r>
          <w:rPr>
            <w:noProof/>
            <w:webHidden/>
          </w:rPr>
          <w:fldChar w:fldCharType="begin"/>
        </w:r>
        <w:r>
          <w:rPr>
            <w:noProof/>
            <w:webHidden/>
          </w:rPr>
          <w:instrText xml:space="preserve"> PAGEREF _Toc67063159 \h </w:instrText>
        </w:r>
        <w:r>
          <w:rPr>
            <w:noProof/>
            <w:webHidden/>
          </w:rPr>
        </w:r>
      </w:ins>
      <w:r>
        <w:rPr>
          <w:noProof/>
          <w:webHidden/>
        </w:rPr>
        <w:fldChar w:fldCharType="separate"/>
      </w:r>
      <w:ins w:id="543" w:author="Heritiana" w:date="2021-03-19T16:17:00Z">
        <w:r>
          <w:rPr>
            <w:noProof/>
            <w:webHidden/>
          </w:rPr>
          <w:t>46</w:t>
        </w:r>
        <w:r>
          <w:rPr>
            <w:noProof/>
            <w:webHidden/>
          </w:rPr>
          <w:fldChar w:fldCharType="end"/>
        </w:r>
        <w:r w:rsidRPr="000E5744">
          <w:rPr>
            <w:rStyle w:val="Lienhypertexte"/>
            <w:noProof/>
          </w:rPr>
          <w:fldChar w:fldCharType="end"/>
        </w:r>
      </w:ins>
    </w:p>
    <w:p w14:paraId="2B893B57" w14:textId="77777777" w:rsidR="006048F2" w:rsidRDefault="006048F2">
      <w:pPr>
        <w:pStyle w:val="Tabledesillustrations"/>
        <w:tabs>
          <w:tab w:val="right" w:leader="dot" w:pos="9016"/>
        </w:tabs>
        <w:rPr>
          <w:ins w:id="544" w:author="Heritiana" w:date="2021-03-19T16:17:00Z"/>
          <w:rFonts w:asciiTheme="minorHAnsi" w:eastAsiaTheme="minorEastAsia" w:hAnsiTheme="minorHAnsi" w:cstheme="minorBidi"/>
          <w:noProof/>
          <w:color w:val="auto"/>
        </w:rPr>
      </w:pPr>
      <w:ins w:id="545"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"_Toc67063160"</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49: Erreur de notification des autres utilisateurs lors d'un ajout de document</w:t>
        </w:r>
        <w:r>
          <w:rPr>
            <w:noProof/>
            <w:webHidden/>
          </w:rPr>
          <w:tab/>
        </w:r>
        <w:r>
          <w:rPr>
            <w:noProof/>
            <w:webHidden/>
          </w:rPr>
          <w:fldChar w:fldCharType="begin"/>
        </w:r>
        <w:r>
          <w:rPr>
            <w:noProof/>
            <w:webHidden/>
          </w:rPr>
          <w:instrText xml:space="preserve"> PAGEREF _Toc67063160 \h </w:instrText>
        </w:r>
        <w:r>
          <w:rPr>
            <w:noProof/>
            <w:webHidden/>
          </w:rPr>
        </w:r>
      </w:ins>
      <w:r>
        <w:rPr>
          <w:noProof/>
          <w:webHidden/>
        </w:rPr>
        <w:fldChar w:fldCharType="separate"/>
      </w:r>
      <w:ins w:id="546" w:author="Heritiana" w:date="2021-03-19T16:17:00Z">
        <w:r>
          <w:rPr>
            <w:noProof/>
            <w:webHidden/>
          </w:rPr>
          <w:t>47</w:t>
        </w:r>
        <w:r>
          <w:rPr>
            <w:noProof/>
            <w:webHidden/>
          </w:rPr>
          <w:fldChar w:fldCharType="end"/>
        </w:r>
        <w:r w:rsidRPr="000E5744">
          <w:rPr>
            <w:rStyle w:val="Lienhypertexte"/>
            <w:noProof/>
          </w:rPr>
          <w:fldChar w:fldCharType="end"/>
        </w:r>
      </w:ins>
    </w:p>
    <w:p w14:paraId="4AB63E37" w14:textId="77777777" w:rsidR="006048F2" w:rsidRDefault="006048F2">
      <w:pPr>
        <w:pStyle w:val="Tabledesillustrations"/>
        <w:tabs>
          <w:tab w:val="right" w:leader="dot" w:pos="9016"/>
        </w:tabs>
        <w:rPr>
          <w:ins w:id="547" w:author="Heritiana" w:date="2021-03-19T16:17:00Z"/>
          <w:rFonts w:asciiTheme="minorHAnsi" w:eastAsiaTheme="minorEastAsia" w:hAnsiTheme="minorHAnsi" w:cstheme="minorBidi"/>
          <w:noProof/>
          <w:color w:val="auto"/>
        </w:rPr>
      </w:pPr>
      <w:ins w:id="548"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"_Toc67063161"</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50: Erreur d'envoi de message de notification par email</w:t>
        </w:r>
        <w:r>
          <w:rPr>
            <w:noProof/>
            <w:webHidden/>
          </w:rPr>
          <w:tab/>
        </w:r>
        <w:r>
          <w:rPr>
            <w:noProof/>
            <w:webHidden/>
          </w:rPr>
          <w:fldChar w:fldCharType="begin"/>
        </w:r>
        <w:r>
          <w:rPr>
            <w:noProof/>
            <w:webHidden/>
          </w:rPr>
          <w:instrText xml:space="preserve"> PAGEREF _Toc67063161 \h </w:instrText>
        </w:r>
        <w:r>
          <w:rPr>
            <w:noProof/>
            <w:webHidden/>
          </w:rPr>
        </w:r>
      </w:ins>
      <w:r>
        <w:rPr>
          <w:noProof/>
          <w:webHidden/>
        </w:rPr>
        <w:fldChar w:fldCharType="separate"/>
      </w:r>
      <w:ins w:id="549" w:author="Heritiana" w:date="2021-03-19T16:17:00Z">
        <w:r>
          <w:rPr>
            <w:noProof/>
            <w:webHidden/>
          </w:rPr>
          <w:t>47</w:t>
        </w:r>
        <w:r>
          <w:rPr>
            <w:noProof/>
            <w:webHidden/>
          </w:rPr>
          <w:fldChar w:fldCharType="end"/>
        </w:r>
        <w:r w:rsidRPr="000E5744">
          <w:rPr>
            <w:rStyle w:val="Lienhypertexte"/>
            <w:noProof/>
          </w:rPr>
          <w:fldChar w:fldCharType="end"/>
        </w:r>
      </w:ins>
    </w:p>
    <w:p w14:paraId="4C7D9401" w14:textId="77777777" w:rsidR="006048F2" w:rsidRDefault="006048F2">
      <w:pPr>
        <w:pStyle w:val="Tabledesillustrations"/>
        <w:tabs>
          <w:tab w:val="right" w:leader="dot" w:pos="9016"/>
        </w:tabs>
        <w:rPr>
          <w:ins w:id="550" w:author="Heritiana" w:date="2021-03-19T16:17:00Z"/>
          <w:rFonts w:asciiTheme="minorHAnsi" w:eastAsiaTheme="minorEastAsia" w:hAnsiTheme="minorHAnsi" w:cstheme="minorBidi"/>
          <w:noProof/>
          <w:color w:val="auto"/>
        </w:rPr>
      </w:pPr>
      <w:ins w:id="551"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"_Toc67063162"</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51: Erreur d'envoi de document (car document déjà verrouillé)</w:t>
        </w:r>
        <w:r>
          <w:rPr>
            <w:noProof/>
            <w:webHidden/>
          </w:rPr>
          <w:tab/>
        </w:r>
        <w:r>
          <w:rPr>
            <w:noProof/>
            <w:webHidden/>
          </w:rPr>
          <w:fldChar w:fldCharType="begin"/>
        </w:r>
        <w:r>
          <w:rPr>
            <w:noProof/>
            <w:webHidden/>
          </w:rPr>
          <w:instrText xml:space="preserve"> PAGEREF _Toc67063162 \h </w:instrText>
        </w:r>
        <w:r>
          <w:rPr>
            <w:noProof/>
            <w:webHidden/>
          </w:rPr>
        </w:r>
      </w:ins>
      <w:r>
        <w:rPr>
          <w:noProof/>
          <w:webHidden/>
        </w:rPr>
        <w:fldChar w:fldCharType="separate"/>
      </w:r>
      <w:ins w:id="552" w:author="Heritiana" w:date="2021-03-19T16:17:00Z">
        <w:r>
          <w:rPr>
            <w:noProof/>
            <w:webHidden/>
          </w:rPr>
          <w:t>47</w:t>
        </w:r>
        <w:r>
          <w:rPr>
            <w:noProof/>
            <w:webHidden/>
          </w:rPr>
          <w:fldChar w:fldCharType="end"/>
        </w:r>
        <w:r w:rsidRPr="000E5744">
          <w:rPr>
            <w:rStyle w:val="Lienhypertexte"/>
            <w:noProof/>
          </w:rPr>
          <w:fldChar w:fldCharType="end"/>
        </w:r>
      </w:ins>
    </w:p>
    <w:p w14:paraId="08A3C3E8" w14:textId="77777777" w:rsidR="006048F2" w:rsidRDefault="006048F2">
      <w:pPr>
        <w:pStyle w:val="Tabledesillustrations"/>
        <w:tabs>
          <w:tab w:val="right" w:leader="dot" w:pos="9016"/>
        </w:tabs>
        <w:rPr>
          <w:ins w:id="553" w:author="Heritiana" w:date="2021-03-19T16:17:00Z"/>
          <w:rFonts w:asciiTheme="minorHAnsi" w:eastAsiaTheme="minorEastAsia" w:hAnsiTheme="minorHAnsi" w:cstheme="minorBidi"/>
          <w:noProof/>
          <w:color w:val="auto"/>
        </w:rPr>
      </w:pPr>
      <w:ins w:id="554" w:author="Heritiana" w:date="2021-03-19T16:17:00Z">
        <w:r w:rsidRPr="000E5744">
          <w:rPr>
            <w:rStyle w:val="Lienhypertexte"/>
            <w:noProof/>
          </w:rPr>
          <w:fldChar w:fldCharType="begin"/>
        </w:r>
        <w:r w:rsidRPr="000E5744">
          <w:rPr>
            <w:rStyle w:val="Lienhypertexte"/>
            <w:noProof/>
          </w:rPr>
          <w:instrText xml:space="preserve"> </w:instrText>
        </w:r>
        <w:r>
          <w:rPr>
            <w:noProof/>
          </w:rPr>
          <w:instrText>HYPERLINK \l "_Toc67063163"</w:instrText>
        </w:r>
        <w:r w:rsidRPr="000E5744">
          <w:rPr>
            <w:rStyle w:val="Lienhypertexte"/>
            <w:noProof/>
          </w:rPr>
          <w:instrText xml:space="preserve"> </w:instrText>
        </w:r>
        <w:r w:rsidRPr="000E5744">
          <w:rPr>
            <w:rStyle w:val="Lienhypertexte"/>
            <w:noProof/>
          </w:rPr>
        </w:r>
        <w:r w:rsidRPr="000E5744">
          <w:rPr>
            <w:rStyle w:val="Lienhypertexte"/>
            <w:noProof/>
          </w:rPr>
          <w:fldChar w:fldCharType="separate"/>
        </w:r>
        <w:r w:rsidRPr="000E5744">
          <w:rPr>
            <w:rStyle w:val="Lienhypertexte"/>
            <w:noProof/>
          </w:rPr>
          <w:t>Figure 52: Erreur de déconnexion de la plateforme</w:t>
        </w:r>
        <w:r>
          <w:rPr>
            <w:noProof/>
            <w:webHidden/>
          </w:rPr>
          <w:tab/>
        </w:r>
        <w:r>
          <w:rPr>
            <w:noProof/>
            <w:webHidden/>
          </w:rPr>
          <w:fldChar w:fldCharType="begin"/>
        </w:r>
        <w:r>
          <w:rPr>
            <w:noProof/>
            <w:webHidden/>
          </w:rPr>
          <w:instrText xml:space="preserve"> PAGEREF _Toc67063163 \h </w:instrText>
        </w:r>
        <w:r>
          <w:rPr>
            <w:noProof/>
            <w:webHidden/>
          </w:rPr>
        </w:r>
      </w:ins>
      <w:r>
        <w:rPr>
          <w:noProof/>
          <w:webHidden/>
        </w:rPr>
        <w:fldChar w:fldCharType="separate"/>
      </w:r>
      <w:ins w:id="555" w:author="Heritiana" w:date="2021-03-19T16:17:00Z">
        <w:r>
          <w:rPr>
            <w:noProof/>
            <w:webHidden/>
          </w:rPr>
          <w:t>48</w:t>
        </w:r>
        <w:r>
          <w:rPr>
            <w:noProof/>
            <w:webHidden/>
          </w:rPr>
          <w:fldChar w:fldCharType="end"/>
        </w:r>
        <w:r w:rsidRPr="000E5744">
          <w:rPr>
            <w:rStyle w:val="Lienhypertexte"/>
            <w:noProof/>
          </w:rPr>
          <w:fldChar w:fldCharType="end"/>
        </w:r>
      </w:ins>
    </w:p>
    <w:p w14:paraId="081A1A78" w14:textId="77777777" w:rsidR="00164A93" w:rsidDel="007E6FB2" w:rsidRDefault="00164A93">
      <w:pPr>
        <w:pStyle w:val="Tabledesillustrations"/>
        <w:tabs>
          <w:tab w:val="right" w:leader="dot" w:pos="9016"/>
        </w:tabs>
        <w:rPr>
          <w:ins w:id="556" w:author="ADMIN" w:date="2021-03-15T16:10:00Z"/>
          <w:del w:id="557" w:author="Heritiana" w:date="2021-03-19T16:00:00Z"/>
          <w:rFonts w:asciiTheme="minorHAnsi" w:eastAsiaTheme="minorEastAsia" w:hAnsiTheme="minorHAnsi" w:cstheme="minorBidi"/>
          <w:noProof/>
          <w:color w:val="auto"/>
        </w:rPr>
      </w:pPr>
      <w:ins w:id="558" w:author="ADMIN" w:date="2021-03-15T16:10:00Z">
        <w:del w:id="559" w:author="Heritiana" w:date="2021-03-19T16:00:00Z">
          <w:r w:rsidRPr="007E6FB2" w:rsidDel="007E6FB2">
            <w:rPr>
              <w:rStyle w:val="Lienhypertexte"/>
              <w:noProof/>
            </w:rPr>
            <w:delText>Figure 1: Réception et validation d'un rapport</w:delText>
          </w:r>
          <w:r w:rsidDel="007E6FB2">
            <w:rPr>
              <w:noProof/>
              <w:webHidden/>
            </w:rPr>
            <w:tab/>
            <w:delText>6</w:delText>
          </w:r>
        </w:del>
      </w:ins>
    </w:p>
    <w:p w14:paraId="6C7618AD" w14:textId="77777777" w:rsidR="00164A93" w:rsidDel="007E6FB2" w:rsidRDefault="00164A93">
      <w:pPr>
        <w:pStyle w:val="Tabledesillustrations"/>
        <w:tabs>
          <w:tab w:val="right" w:leader="dot" w:pos="9016"/>
        </w:tabs>
        <w:rPr>
          <w:ins w:id="560" w:author="ADMIN" w:date="2021-03-15T16:10:00Z"/>
          <w:del w:id="561" w:author="Heritiana" w:date="2021-03-19T16:00:00Z"/>
          <w:rFonts w:asciiTheme="minorHAnsi" w:eastAsiaTheme="minorEastAsia" w:hAnsiTheme="minorHAnsi" w:cstheme="minorBidi"/>
          <w:noProof/>
          <w:color w:val="auto"/>
        </w:rPr>
      </w:pPr>
      <w:ins w:id="562" w:author="ADMIN" w:date="2021-03-15T16:10:00Z">
        <w:del w:id="563" w:author="Heritiana" w:date="2021-03-19T16:00:00Z">
          <w:r w:rsidRPr="007E6FB2" w:rsidDel="007E6FB2">
            <w:rPr>
              <w:rStyle w:val="Lienhypertexte"/>
              <w:noProof/>
            </w:rPr>
            <w:delText>Figure 2: Consultation des rapports déposés en retard</w:delText>
          </w:r>
          <w:r w:rsidDel="007E6FB2">
            <w:rPr>
              <w:noProof/>
              <w:webHidden/>
            </w:rPr>
            <w:tab/>
            <w:delText>7</w:delText>
          </w:r>
        </w:del>
      </w:ins>
    </w:p>
    <w:p w14:paraId="099D8FB3" w14:textId="77777777" w:rsidR="00164A93" w:rsidDel="007E6FB2" w:rsidRDefault="00164A93">
      <w:pPr>
        <w:pStyle w:val="Tabledesillustrations"/>
        <w:tabs>
          <w:tab w:val="right" w:leader="dot" w:pos="9016"/>
        </w:tabs>
        <w:rPr>
          <w:ins w:id="564" w:author="ADMIN" w:date="2021-03-15T16:10:00Z"/>
          <w:del w:id="565" w:author="Heritiana" w:date="2021-03-19T16:00:00Z"/>
          <w:rFonts w:asciiTheme="minorHAnsi" w:eastAsiaTheme="minorEastAsia" w:hAnsiTheme="minorHAnsi" w:cstheme="minorBidi"/>
          <w:noProof/>
          <w:color w:val="auto"/>
        </w:rPr>
      </w:pPr>
      <w:ins w:id="566" w:author="ADMIN" w:date="2021-03-15T16:10:00Z">
        <w:del w:id="567" w:author="Heritiana" w:date="2021-03-19T16:00:00Z">
          <w:r w:rsidRPr="007E6FB2" w:rsidDel="007E6FB2">
            <w:rPr>
              <w:rStyle w:val="Lienhypertexte"/>
              <w:noProof/>
            </w:rPr>
            <w:delText>Figure 3: Consultation des rapports en retard en attente de déposition</w:delText>
          </w:r>
          <w:r w:rsidDel="007E6FB2">
            <w:rPr>
              <w:noProof/>
              <w:webHidden/>
            </w:rPr>
            <w:tab/>
            <w:delText>7</w:delText>
          </w:r>
        </w:del>
      </w:ins>
    </w:p>
    <w:p w14:paraId="7C9E7A66" w14:textId="77777777" w:rsidR="00164A93" w:rsidDel="007E6FB2" w:rsidRDefault="00164A93">
      <w:pPr>
        <w:pStyle w:val="Tabledesillustrations"/>
        <w:tabs>
          <w:tab w:val="right" w:leader="dot" w:pos="9016"/>
        </w:tabs>
        <w:rPr>
          <w:ins w:id="568" w:author="ADMIN" w:date="2021-03-15T16:10:00Z"/>
          <w:del w:id="569" w:author="Heritiana" w:date="2021-03-19T16:00:00Z"/>
          <w:rFonts w:asciiTheme="minorHAnsi" w:eastAsiaTheme="minorEastAsia" w:hAnsiTheme="minorHAnsi" w:cstheme="minorBidi"/>
          <w:noProof/>
          <w:color w:val="auto"/>
        </w:rPr>
      </w:pPr>
      <w:ins w:id="570" w:author="ADMIN" w:date="2021-03-15T16:10:00Z">
        <w:del w:id="571" w:author="Heritiana" w:date="2021-03-19T16:00:00Z">
          <w:r w:rsidRPr="007E6FB2" w:rsidDel="007E6FB2">
            <w:rPr>
              <w:rStyle w:val="Lienhypertexte"/>
              <w:noProof/>
            </w:rPr>
            <w:delText>Figure 4: Notification d'ajout d'un document</w:delText>
          </w:r>
          <w:r w:rsidDel="007E6FB2">
            <w:rPr>
              <w:noProof/>
              <w:webHidden/>
            </w:rPr>
            <w:tab/>
            <w:delText>8</w:delText>
          </w:r>
        </w:del>
      </w:ins>
    </w:p>
    <w:p w14:paraId="66CA99FB" w14:textId="77777777" w:rsidR="00164A93" w:rsidDel="007E6FB2" w:rsidRDefault="00164A93">
      <w:pPr>
        <w:pStyle w:val="Tabledesillustrations"/>
        <w:tabs>
          <w:tab w:val="right" w:leader="dot" w:pos="9016"/>
        </w:tabs>
        <w:rPr>
          <w:ins w:id="572" w:author="ADMIN" w:date="2021-03-15T16:10:00Z"/>
          <w:del w:id="573" w:author="Heritiana" w:date="2021-03-19T16:00:00Z"/>
          <w:rFonts w:asciiTheme="minorHAnsi" w:eastAsiaTheme="minorEastAsia" w:hAnsiTheme="minorHAnsi" w:cstheme="minorBidi"/>
          <w:noProof/>
          <w:color w:val="auto"/>
        </w:rPr>
      </w:pPr>
      <w:ins w:id="574" w:author="ADMIN" w:date="2021-03-15T16:10:00Z">
        <w:del w:id="575" w:author="Heritiana" w:date="2021-03-19T16:00:00Z">
          <w:r w:rsidRPr="007E6FB2" w:rsidDel="007E6FB2">
            <w:rPr>
              <w:rStyle w:val="Lienhypertexte"/>
              <w:noProof/>
            </w:rPr>
            <w:delText>Figure 5: Notification de déposition de rapport pour validation</w:delText>
          </w:r>
          <w:r w:rsidDel="007E6FB2">
            <w:rPr>
              <w:noProof/>
              <w:webHidden/>
            </w:rPr>
            <w:tab/>
            <w:delText>8</w:delText>
          </w:r>
        </w:del>
      </w:ins>
    </w:p>
    <w:p w14:paraId="05822700" w14:textId="77777777" w:rsidR="00164A93" w:rsidDel="007E6FB2" w:rsidRDefault="00164A93">
      <w:pPr>
        <w:pStyle w:val="Tabledesillustrations"/>
        <w:tabs>
          <w:tab w:val="right" w:leader="dot" w:pos="9016"/>
        </w:tabs>
        <w:rPr>
          <w:ins w:id="576" w:author="ADMIN" w:date="2021-03-15T16:10:00Z"/>
          <w:del w:id="577" w:author="Heritiana" w:date="2021-03-19T16:00:00Z"/>
          <w:rFonts w:asciiTheme="minorHAnsi" w:eastAsiaTheme="minorEastAsia" w:hAnsiTheme="minorHAnsi" w:cstheme="minorBidi"/>
          <w:noProof/>
          <w:color w:val="auto"/>
        </w:rPr>
      </w:pPr>
      <w:ins w:id="578" w:author="ADMIN" w:date="2021-03-15T16:10:00Z">
        <w:del w:id="579" w:author="Heritiana" w:date="2021-03-19T16:00:00Z">
          <w:r w:rsidRPr="007E6FB2" w:rsidDel="007E6FB2">
            <w:rPr>
              <w:rStyle w:val="Lienhypertexte"/>
              <w:noProof/>
            </w:rPr>
            <w:delText>Figure 6: Notification sur la barre des états</w:delText>
          </w:r>
          <w:r w:rsidDel="007E6FB2">
            <w:rPr>
              <w:noProof/>
              <w:webHidden/>
            </w:rPr>
            <w:tab/>
            <w:delText>9</w:delText>
          </w:r>
        </w:del>
      </w:ins>
    </w:p>
    <w:p w14:paraId="6D1EE54B" w14:textId="77777777" w:rsidR="00164A93" w:rsidDel="007E6FB2" w:rsidRDefault="00164A93">
      <w:pPr>
        <w:pStyle w:val="Tabledesillustrations"/>
        <w:tabs>
          <w:tab w:val="right" w:leader="dot" w:pos="9016"/>
        </w:tabs>
        <w:rPr>
          <w:ins w:id="580" w:author="ADMIN" w:date="2021-03-15T16:10:00Z"/>
          <w:del w:id="581" w:author="Heritiana" w:date="2021-03-19T16:00:00Z"/>
          <w:rFonts w:asciiTheme="minorHAnsi" w:eastAsiaTheme="minorEastAsia" w:hAnsiTheme="minorHAnsi" w:cstheme="minorBidi"/>
          <w:noProof/>
          <w:color w:val="auto"/>
        </w:rPr>
      </w:pPr>
      <w:ins w:id="582" w:author="ADMIN" w:date="2021-03-15T16:10:00Z">
        <w:del w:id="583" w:author="Heritiana" w:date="2021-03-19T16:00:00Z">
          <w:r w:rsidRPr="007E6FB2" w:rsidDel="007E6FB2">
            <w:rPr>
              <w:rStyle w:val="Lienhypertexte"/>
              <w:noProof/>
            </w:rPr>
            <w:delText>Figure 7: Notifications dans le Tableau de Bord</w:delText>
          </w:r>
          <w:r w:rsidDel="007E6FB2">
            <w:rPr>
              <w:noProof/>
              <w:webHidden/>
            </w:rPr>
            <w:tab/>
            <w:delText>9</w:delText>
          </w:r>
        </w:del>
      </w:ins>
    </w:p>
    <w:p w14:paraId="554F5439" w14:textId="77777777" w:rsidR="00164A93" w:rsidDel="007E6FB2" w:rsidRDefault="00164A93">
      <w:pPr>
        <w:pStyle w:val="Tabledesillustrations"/>
        <w:tabs>
          <w:tab w:val="right" w:leader="dot" w:pos="9016"/>
        </w:tabs>
        <w:rPr>
          <w:ins w:id="584" w:author="ADMIN" w:date="2021-03-15T16:10:00Z"/>
          <w:del w:id="585" w:author="Heritiana" w:date="2021-03-19T16:00:00Z"/>
          <w:rFonts w:asciiTheme="minorHAnsi" w:eastAsiaTheme="minorEastAsia" w:hAnsiTheme="minorHAnsi" w:cstheme="minorBidi"/>
          <w:noProof/>
          <w:color w:val="auto"/>
        </w:rPr>
      </w:pPr>
      <w:ins w:id="586" w:author="ADMIN" w:date="2021-03-15T16:10:00Z">
        <w:del w:id="587" w:author="Heritiana" w:date="2021-03-19T16:00:00Z">
          <w:r w:rsidRPr="007E6FB2" w:rsidDel="007E6FB2">
            <w:rPr>
              <w:rStyle w:val="Lienhypertexte"/>
              <w:noProof/>
              <w:highlight w:val="yellow"/>
            </w:rPr>
            <w:delText>Figure 8: Ajout d'un document dans un dossier de la plateforme</w:delText>
          </w:r>
          <w:r w:rsidDel="007E6FB2">
            <w:rPr>
              <w:noProof/>
              <w:webHidden/>
            </w:rPr>
            <w:tab/>
            <w:delText>10</w:delText>
          </w:r>
        </w:del>
      </w:ins>
    </w:p>
    <w:p w14:paraId="5F5EF0C9" w14:textId="77777777" w:rsidR="00164A93" w:rsidDel="007E6FB2" w:rsidRDefault="00164A93">
      <w:pPr>
        <w:pStyle w:val="Tabledesillustrations"/>
        <w:tabs>
          <w:tab w:val="right" w:leader="dot" w:pos="9016"/>
        </w:tabs>
        <w:rPr>
          <w:ins w:id="588" w:author="ADMIN" w:date="2021-03-15T16:10:00Z"/>
          <w:del w:id="589" w:author="Heritiana" w:date="2021-03-19T16:00:00Z"/>
          <w:rFonts w:asciiTheme="minorHAnsi" w:eastAsiaTheme="minorEastAsia" w:hAnsiTheme="minorHAnsi" w:cstheme="minorBidi"/>
          <w:noProof/>
          <w:color w:val="auto"/>
        </w:rPr>
      </w:pPr>
      <w:ins w:id="590" w:author="ADMIN" w:date="2021-03-15T16:10:00Z">
        <w:del w:id="591" w:author="Heritiana" w:date="2021-03-19T16:00:00Z">
          <w:r w:rsidRPr="007E6FB2" w:rsidDel="007E6FB2">
            <w:rPr>
              <w:rStyle w:val="Lienhypertexte"/>
              <w:noProof/>
              <w:highlight w:val="yellow"/>
            </w:rPr>
            <w:delText>Figure 9. Choix de type de document</w:delText>
          </w:r>
          <w:r w:rsidDel="007E6FB2">
            <w:rPr>
              <w:noProof/>
              <w:webHidden/>
            </w:rPr>
            <w:tab/>
            <w:delText>12</w:delText>
          </w:r>
        </w:del>
      </w:ins>
    </w:p>
    <w:p w14:paraId="5848464E" w14:textId="77777777" w:rsidR="00164A93" w:rsidDel="007E6FB2" w:rsidRDefault="00164A93">
      <w:pPr>
        <w:pStyle w:val="Tabledesillustrations"/>
        <w:tabs>
          <w:tab w:val="right" w:leader="dot" w:pos="9016"/>
        </w:tabs>
        <w:rPr>
          <w:ins w:id="592" w:author="ADMIN" w:date="2021-03-15T16:10:00Z"/>
          <w:del w:id="593" w:author="Heritiana" w:date="2021-03-19T16:00:00Z"/>
          <w:rFonts w:asciiTheme="minorHAnsi" w:eastAsiaTheme="minorEastAsia" w:hAnsiTheme="minorHAnsi" w:cstheme="minorBidi"/>
          <w:noProof/>
          <w:color w:val="auto"/>
        </w:rPr>
      </w:pPr>
      <w:ins w:id="594" w:author="ADMIN" w:date="2021-03-15T16:10:00Z">
        <w:del w:id="595" w:author="Heritiana" w:date="2021-03-19T16:00:00Z">
          <w:r w:rsidRPr="007E6FB2" w:rsidDel="007E6FB2">
            <w:rPr>
              <w:rStyle w:val="Lienhypertexte"/>
              <w:noProof/>
              <w:highlight w:val="yellow"/>
            </w:rPr>
            <w:delText>Figure 10. Chargement de document par « rôle » utilisateur</w:delText>
          </w:r>
          <w:r w:rsidDel="007E6FB2">
            <w:rPr>
              <w:noProof/>
              <w:webHidden/>
            </w:rPr>
            <w:tab/>
            <w:delText>12</w:delText>
          </w:r>
        </w:del>
      </w:ins>
    </w:p>
    <w:p w14:paraId="67BDFEC4" w14:textId="77777777" w:rsidR="00164A93" w:rsidDel="007E6FB2" w:rsidRDefault="00164A93">
      <w:pPr>
        <w:pStyle w:val="Tabledesillustrations"/>
        <w:tabs>
          <w:tab w:val="right" w:leader="dot" w:pos="9016"/>
        </w:tabs>
        <w:rPr>
          <w:ins w:id="596" w:author="ADMIN" w:date="2021-03-15T16:10:00Z"/>
          <w:del w:id="597" w:author="Heritiana" w:date="2021-03-19T16:00:00Z"/>
          <w:rFonts w:asciiTheme="minorHAnsi" w:eastAsiaTheme="minorEastAsia" w:hAnsiTheme="minorHAnsi" w:cstheme="minorBidi"/>
          <w:noProof/>
          <w:color w:val="auto"/>
        </w:rPr>
      </w:pPr>
      <w:ins w:id="598" w:author="ADMIN" w:date="2021-03-15T16:10:00Z">
        <w:del w:id="599" w:author="Heritiana" w:date="2021-03-19T16:00:00Z">
          <w:r w:rsidRPr="007E6FB2" w:rsidDel="007E6FB2">
            <w:rPr>
              <w:rStyle w:val="Lienhypertexte"/>
              <w:noProof/>
              <w:highlight w:val="yellow"/>
            </w:rPr>
            <w:delText>Figure 11. Chargement de document par utilisateur</w:delText>
          </w:r>
          <w:r w:rsidDel="007E6FB2">
            <w:rPr>
              <w:noProof/>
              <w:webHidden/>
            </w:rPr>
            <w:tab/>
            <w:delText>13</w:delText>
          </w:r>
        </w:del>
      </w:ins>
    </w:p>
    <w:p w14:paraId="7EE39CA3" w14:textId="77777777" w:rsidR="00164A93" w:rsidDel="007E6FB2" w:rsidRDefault="00164A93">
      <w:pPr>
        <w:pStyle w:val="Tabledesillustrations"/>
        <w:tabs>
          <w:tab w:val="right" w:leader="dot" w:pos="9016"/>
        </w:tabs>
        <w:rPr>
          <w:ins w:id="600" w:author="ADMIN" w:date="2021-03-15T16:10:00Z"/>
          <w:del w:id="601" w:author="Heritiana" w:date="2021-03-19T16:00:00Z"/>
          <w:rFonts w:asciiTheme="minorHAnsi" w:eastAsiaTheme="minorEastAsia" w:hAnsiTheme="minorHAnsi" w:cstheme="minorBidi"/>
          <w:noProof/>
          <w:color w:val="auto"/>
        </w:rPr>
      </w:pPr>
      <w:ins w:id="602" w:author="ADMIN" w:date="2021-03-15T16:10:00Z">
        <w:del w:id="603" w:author="Heritiana" w:date="2021-03-19T16:00:00Z">
          <w:r w:rsidRPr="007E6FB2" w:rsidDel="007E6FB2">
            <w:rPr>
              <w:rStyle w:val="Lienhypertexte"/>
              <w:noProof/>
              <w:highlight w:val="yellow"/>
            </w:rPr>
            <w:delText>Figure 12. Accès au répertoire dédié</w:delText>
          </w:r>
          <w:r w:rsidDel="007E6FB2">
            <w:rPr>
              <w:noProof/>
              <w:webHidden/>
            </w:rPr>
            <w:tab/>
            <w:delText>13</w:delText>
          </w:r>
        </w:del>
      </w:ins>
    </w:p>
    <w:p w14:paraId="7CFD0795" w14:textId="77777777" w:rsidR="00164A93" w:rsidDel="007E6FB2" w:rsidRDefault="00164A93">
      <w:pPr>
        <w:pStyle w:val="Tabledesillustrations"/>
        <w:tabs>
          <w:tab w:val="right" w:leader="dot" w:pos="9016"/>
        </w:tabs>
        <w:rPr>
          <w:ins w:id="604" w:author="ADMIN" w:date="2021-03-15T16:10:00Z"/>
          <w:del w:id="605" w:author="Heritiana" w:date="2021-03-19T16:00:00Z"/>
          <w:rFonts w:asciiTheme="minorHAnsi" w:eastAsiaTheme="minorEastAsia" w:hAnsiTheme="minorHAnsi" w:cstheme="minorBidi"/>
          <w:noProof/>
          <w:color w:val="auto"/>
        </w:rPr>
      </w:pPr>
      <w:ins w:id="606" w:author="ADMIN" w:date="2021-03-15T16:10:00Z">
        <w:del w:id="607" w:author="Heritiana" w:date="2021-03-19T16:00:00Z">
          <w:r w:rsidRPr="007E6FB2" w:rsidDel="007E6FB2">
            <w:rPr>
              <w:rStyle w:val="Lienhypertexte"/>
              <w:noProof/>
              <w:highlight w:val="yellow"/>
            </w:rPr>
            <w:delText>Figure 13. Utilisation du type confidentiel à l'upload de document</w:delText>
          </w:r>
          <w:r w:rsidDel="007E6FB2">
            <w:rPr>
              <w:noProof/>
              <w:webHidden/>
            </w:rPr>
            <w:tab/>
            <w:delText>14</w:delText>
          </w:r>
        </w:del>
      </w:ins>
    </w:p>
    <w:p w14:paraId="1218CE67" w14:textId="77777777" w:rsidR="00164A93" w:rsidDel="007E6FB2" w:rsidRDefault="00164A93">
      <w:pPr>
        <w:pStyle w:val="Tabledesillustrations"/>
        <w:tabs>
          <w:tab w:val="right" w:leader="dot" w:pos="9016"/>
        </w:tabs>
        <w:rPr>
          <w:ins w:id="608" w:author="ADMIN" w:date="2021-03-15T16:10:00Z"/>
          <w:del w:id="609" w:author="Heritiana" w:date="2021-03-19T16:00:00Z"/>
          <w:rFonts w:asciiTheme="minorHAnsi" w:eastAsiaTheme="minorEastAsia" w:hAnsiTheme="minorHAnsi" w:cstheme="minorBidi"/>
          <w:noProof/>
          <w:color w:val="auto"/>
        </w:rPr>
      </w:pPr>
      <w:ins w:id="610" w:author="ADMIN" w:date="2021-03-15T16:10:00Z">
        <w:del w:id="611" w:author="Heritiana" w:date="2021-03-19T16:00:00Z">
          <w:r w:rsidRPr="007E6FB2" w:rsidDel="007E6FB2">
            <w:rPr>
              <w:rStyle w:val="Lienhypertexte"/>
              <w:noProof/>
              <w:highlight w:val="yellow"/>
            </w:rPr>
            <w:delText>Figure 14. Document stocké automatiquement dans le répertoire ARSM après upload</w:delText>
          </w:r>
          <w:r w:rsidDel="007E6FB2">
            <w:rPr>
              <w:noProof/>
              <w:webHidden/>
            </w:rPr>
            <w:tab/>
            <w:delText>14</w:delText>
          </w:r>
        </w:del>
      </w:ins>
    </w:p>
    <w:p w14:paraId="5CB2EEDA" w14:textId="77777777" w:rsidR="00164A93" w:rsidDel="007E6FB2" w:rsidRDefault="00164A93">
      <w:pPr>
        <w:pStyle w:val="Tabledesillustrations"/>
        <w:tabs>
          <w:tab w:val="right" w:leader="dot" w:pos="9016"/>
        </w:tabs>
        <w:rPr>
          <w:ins w:id="612" w:author="ADMIN" w:date="2021-03-15T16:10:00Z"/>
          <w:del w:id="613" w:author="Heritiana" w:date="2021-03-19T16:00:00Z"/>
          <w:rFonts w:asciiTheme="minorHAnsi" w:eastAsiaTheme="minorEastAsia" w:hAnsiTheme="minorHAnsi" w:cstheme="minorBidi"/>
          <w:noProof/>
          <w:color w:val="auto"/>
        </w:rPr>
      </w:pPr>
      <w:ins w:id="614" w:author="ADMIN" w:date="2021-03-15T16:10:00Z">
        <w:del w:id="615" w:author="Heritiana" w:date="2021-03-19T16:00:00Z">
          <w:r w:rsidRPr="007E6FB2" w:rsidDel="007E6FB2">
            <w:rPr>
              <w:rStyle w:val="Lienhypertexte"/>
              <w:noProof/>
              <w:highlight w:val="yellow"/>
            </w:rPr>
            <w:delText>Figure 15. Envoi des documents au SFD</w:delText>
          </w:r>
          <w:r w:rsidDel="007E6FB2">
            <w:rPr>
              <w:noProof/>
              <w:webHidden/>
            </w:rPr>
            <w:tab/>
            <w:delText>15</w:delText>
          </w:r>
        </w:del>
      </w:ins>
    </w:p>
    <w:p w14:paraId="57820C31" w14:textId="77777777" w:rsidR="00164A93" w:rsidDel="007E6FB2" w:rsidRDefault="00164A93">
      <w:pPr>
        <w:pStyle w:val="Tabledesillustrations"/>
        <w:tabs>
          <w:tab w:val="right" w:leader="dot" w:pos="9016"/>
        </w:tabs>
        <w:rPr>
          <w:ins w:id="616" w:author="ADMIN" w:date="2021-03-15T16:10:00Z"/>
          <w:del w:id="617" w:author="Heritiana" w:date="2021-03-19T16:00:00Z"/>
          <w:rFonts w:asciiTheme="minorHAnsi" w:eastAsiaTheme="minorEastAsia" w:hAnsiTheme="minorHAnsi" w:cstheme="minorBidi"/>
          <w:noProof/>
          <w:color w:val="auto"/>
        </w:rPr>
      </w:pPr>
      <w:ins w:id="618" w:author="ADMIN" w:date="2021-03-15T16:10:00Z">
        <w:del w:id="619" w:author="Heritiana" w:date="2021-03-19T16:00:00Z">
          <w:r w:rsidRPr="007E6FB2" w:rsidDel="007E6FB2">
            <w:rPr>
              <w:rStyle w:val="Lienhypertexte"/>
              <w:noProof/>
              <w:highlight w:val="yellow"/>
            </w:rPr>
            <w:delText>Figure 16. Sélection du type de document à envoyer</w:delText>
          </w:r>
          <w:r w:rsidDel="007E6FB2">
            <w:rPr>
              <w:noProof/>
              <w:webHidden/>
            </w:rPr>
            <w:tab/>
            <w:delText>15</w:delText>
          </w:r>
        </w:del>
      </w:ins>
    </w:p>
    <w:p w14:paraId="331A9C54" w14:textId="77777777" w:rsidR="00164A93" w:rsidDel="007E6FB2" w:rsidRDefault="00164A93">
      <w:pPr>
        <w:pStyle w:val="Tabledesillustrations"/>
        <w:tabs>
          <w:tab w:val="right" w:leader="dot" w:pos="9016"/>
        </w:tabs>
        <w:rPr>
          <w:ins w:id="620" w:author="ADMIN" w:date="2021-03-15T16:10:00Z"/>
          <w:del w:id="621" w:author="Heritiana" w:date="2021-03-19T16:00:00Z"/>
          <w:rFonts w:asciiTheme="minorHAnsi" w:eastAsiaTheme="minorEastAsia" w:hAnsiTheme="minorHAnsi" w:cstheme="minorBidi"/>
          <w:noProof/>
          <w:color w:val="auto"/>
        </w:rPr>
      </w:pPr>
      <w:ins w:id="622" w:author="ADMIN" w:date="2021-03-15T16:10:00Z">
        <w:del w:id="623" w:author="Heritiana" w:date="2021-03-19T16:00:00Z">
          <w:r w:rsidRPr="007E6FB2" w:rsidDel="007E6FB2">
            <w:rPr>
              <w:rStyle w:val="Lienhypertexte"/>
              <w:noProof/>
              <w:highlight w:val="yellow"/>
            </w:rPr>
            <w:delText>Figure 17. Vérification du document au niveau du répertoire du SFD</w:delText>
          </w:r>
          <w:r w:rsidDel="007E6FB2">
            <w:rPr>
              <w:noProof/>
              <w:webHidden/>
            </w:rPr>
            <w:tab/>
            <w:delText>16</w:delText>
          </w:r>
        </w:del>
      </w:ins>
    </w:p>
    <w:p w14:paraId="1EEC04E8" w14:textId="77777777" w:rsidR="00164A93" w:rsidDel="007E6FB2" w:rsidRDefault="00164A93">
      <w:pPr>
        <w:pStyle w:val="Tabledesillustrations"/>
        <w:tabs>
          <w:tab w:val="right" w:leader="dot" w:pos="9016"/>
        </w:tabs>
        <w:rPr>
          <w:ins w:id="624" w:author="ADMIN" w:date="2021-03-15T16:10:00Z"/>
          <w:del w:id="625" w:author="Heritiana" w:date="2021-03-19T16:00:00Z"/>
          <w:rFonts w:asciiTheme="minorHAnsi" w:eastAsiaTheme="minorEastAsia" w:hAnsiTheme="minorHAnsi" w:cstheme="minorBidi"/>
          <w:noProof/>
          <w:color w:val="auto"/>
        </w:rPr>
      </w:pPr>
      <w:ins w:id="626" w:author="ADMIN" w:date="2021-03-15T16:10:00Z">
        <w:del w:id="627" w:author="Heritiana" w:date="2021-03-19T16:00:00Z">
          <w:r w:rsidRPr="007E6FB2" w:rsidDel="007E6FB2">
            <w:rPr>
              <w:rStyle w:val="Lienhypertexte"/>
              <w:noProof/>
              <w:highlight w:val="yellow"/>
            </w:rPr>
            <w:delText>Figure 18. Définition de droit d'accès au répertoire commun aux SFD</w:delText>
          </w:r>
          <w:r w:rsidDel="007E6FB2">
            <w:rPr>
              <w:noProof/>
              <w:webHidden/>
            </w:rPr>
            <w:tab/>
            <w:delText>16</w:delText>
          </w:r>
        </w:del>
      </w:ins>
    </w:p>
    <w:p w14:paraId="5F84E935" w14:textId="77777777" w:rsidR="00164A93" w:rsidDel="007E6FB2" w:rsidRDefault="00164A93">
      <w:pPr>
        <w:pStyle w:val="Tabledesillustrations"/>
        <w:tabs>
          <w:tab w:val="right" w:leader="dot" w:pos="9016"/>
        </w:tabs>
        <w:rPr>
          <w:ins w:id="628" w:author="ADMIN" w:date="2021-03-15T16:10:00Z"/>
          <w:del w:id="629" w:author="Heritiana" w:date="2021-03-19T16:00:00Z"/>
          <w:rFonts w:asciiTheme="minorHAnsi" w:eastAsiaTheme="minorEastAsia" w:hAnsiTheme="minorHAnsi" w:cstheme="minorBidi"/>
          <w:noProof/>
          <w:color w:val="auto"/>
        </w:rPr>
      </w:pPr>
      <w:ins w:id="630" w:author="ADMIN" w:date="2021-03-15T16:10:00Z">
        <w:del w:id="631" w:author="Heritiana" w:date="2021-03-19T16:00:00Z">
          <w:r w:rsidRPr="007E6FB2" w:rsidDel="007E6FB2">
            <w:rPr>
              <w:rStyle w:val="Lienhypertexte"/>
              <w:noProof/>
              <w:highlight w:val="yellow"/>
            </w:rPr>
            <w:delText>Figure 19. Upload de document dans le répertoire destiné aux SFD</w:delText>
          </w:r>
          <w:r w:rsidDel="007E6FB2">
            <w:rPr>
              <w:noProof/>
              <w:webHidden/>
            </w:rPr>
            <w:tab/>
            <w:delText>17</w:delText>
          </w:r>
        </w:del>
      </w:ins>
    </w:p>
    <w:p w14:paraId="08F3878D" w14:textId="77777777" w:rsidR="00164A93" w:rsidDel="007E6FB2" w:rsidRDefault="00164A93">
      <w:pPr>
        <w:pStyle w:val="Tabledesillustrations"/>
        <w:tabs>
          <w:tab w:val="right" w:leader="dot" w:pos="9016"/>
        </w:tabs>
        <w:rPr>
          <w:ins w:id="632" w:author="ADMIN" w:date="2021-03-15T16:10:00Z"/>
          <w:del w:id="633" w:author="Heritiana" w:date="2021-03-19T16:00:00Z"/>
          <w:rFonts w:asciiTheme="minorHAnsi" w:eastAsiaTheme="minorEastAsia" w:hAnsiTheme="minorHAnsi" w:cstheme="minorBidi"/>
          <w:noProof/>
          <w:color w:val="auto"/>
        </w:rPr>
      </w:pPr>
      <w:ins w:id="634" w:author="ADMIN" w:date="2021-03-15T16:10:00Z">
        <w:del w:id="635" w:author="Heritiana" w:date="2021-03-19T16:00:00Z">
          <w:r w:rsidRPr="007E6FB2" w:rsidDel="007E6FB2">
            <w:rPr>
              <w:rStyle w:val="Lienhypertexte"/>
              <w:noProof/>
              <w:highlight w:val="yellow"/>
            </w:rPr>
            <w:delText>Figure 20. Notification de réception de document</w:delText>
          </w:r>
          <w:r w:rsidDel="007E6FB2">
            <w:rPr>
              <w:noProof/>
              <w:webHidden/>
            </w:rPr>
            <w:tab/>
            <w:delText>17</w:delText>
          </w:r>
        </w:del>
      </w:ins>
    </w:p>
    <w:p w14:paraId="01A3D1EA" w14:textId="77777777" w:rsidR="00164A93" w:rsidDel="007E6FB2" w:rsidRDefault="00164A93">
      <w:pPr>
        <w:pStyle w:val="Tabledesillustrations"/>
        <w:tabs>
          <w:tab w:val="right" w:leader="dot" w:pos="9016"/>
        </w:tabs>
        <w:rPr>
          <w:ins w:id="636" w:author="ADMIN" w:date="2021-03-15T16:10:00Z"/>
          <w:del w:id="637" w:author="Heritiana" w:date="2021-03-19T16:00:00Z"/>
          <w:rFonts w:asciiTheme="minorHAnsi" w:eastAsiaTheme="minorEastAsia" w:hAnsiTheme="minorHAnsi" w:cstheme="minorBidi"/>
          <w:noProof/>
          <w:color w:val="auto"/>
        </w:rPr>
      </w:pPr>
      <w:ins w:id="638" w:author="ADMIN" w:date="2021-03-15T16:10:00Z">
        <w:del w:id="639" w:author="Heritiana" w:date="2021-03-19T16:00:00Z">
          <w:r w:rsidRPr="007E6FB2" w:rsidDel="007E6FB2">
            <w:rPr>
              <w:rStyle w:val="Lienhypertexte"/>
              <w:noProof/>
              <w:highlight w:val="yellow"/>
            </w:rPr>
            <w:delText>Figure 21. Affichage du document dans le répertoire commun aux SFD</w:delText>
          </w:r>
          <w:r w:rsidDel="007E6FB2">
            <w:rPr>
              <w:noProof/>
              <w:webHidden/>
            </w:rPr>
            <w:tab/>
            <w:delText>18</w:delText>
          </w:r>
        </w:del>
      </w:ins>
    </w:p>
    <w:p w14:paraId="04B8BF80" w14:textId="77777777" w:rsidR="00164A93" w:rsidDel="007E6FB2" w:rsidRDefault="00164A93">
      <w:pPr>
        <w:pStyle w:val="Tabledesillustrations"/>
        <w:tabs>
          <w:tab w:val="right" w:leader="dot" w:pos="9016"/>
        </w:tabs>
        <w:rPr>
          <w:ins w:id="640" w:author="ADMIN" w:date="2021-03-15T16:10:00Z"/>
          <w:del w:id="641" w:author="Heritiana" w:date="2021-03-19T16:00:00Z"/>
          <w:rFonts w:asciiTheme="minorHAnsi" w:eastAsiaTheme="minorEastAsia" w:hAnsiTheme="minorHAnsi" w:cstheme="minorBidi"/>
          <w:noProof/>
          <w:color w:val="auto"/>
        </w:rPr>
      </w:pPr>
      <w:ins w:id="642" w:author="ADMIN" w:date="2021-03-15T16:10:00Z">
        <w:del w:id="643" w:author="Heritiana" w:date="2021-03-19T16:00:00Z">
          <w:r w:rsidRPr="007E6FB2" w:rsidDel="007E6FB2">
            <w:rPr>
              <w:rStyle w:val="Lienhypertexte"/>
              <w:noProof/>
              <w:highlight w:val="yellow"/>
            </w:rPr>
            <w:delText>Figure 22. Téléchargement de document (1ère méthode)</w:delText>
          </w:r>
          <w:r w:rsidDel="007E6FB2">
            <w:rPr>
              <w:noProof/>
              <w:webHidden/>
            </w:rPr>
            <w:tab/>
            <w:delText>18</w:delText>
          </w:r>
        </w:del>
      </w:ins>
    </w:p>
    <w:p w14:paraId="3E973B89" w14:textId="77777777" w:rsidR="00164A93" w:rsidDel="007E6FB2" w:rsidRDefault="00164A93">
      <w:pPr>
        <w:pStyle w:val="Tabledesillustrations"/>
        <w:tabs>
          <w:tab w:val="right" w:leader="dot" w:pos="9016"/>
        </w:tabs>
        <w:rPr>
          <w:ins w:id="644" w:author="ADMIN" w:date="2021-03-15T16:10:00Z"/>
          <w:del w:id="645" w:author="Heritiana" w:date="2021-03-19T16:00:00Z"/>
          <w:rFonts w:asciiTheme="minorHAnsi" w:eastAsiaTheme="minorEastAsia" w:hAnsiTheme="minorHAnsi" w:cstheme="minorBidi"/>
          <w:noProof/>
          <w:color w:val="auto"/>
        </w:rPr>
      </w:pPr>
      <w:ins w:id="646" w:author="ADMIN" w:date="2021-03-15T16:10:00Z">
        <w:del w:id="647" w:author="Heritiana" w:date="2021-03-19T16:00:00Z">
          <w:r w:rsidRPr="007E6FB2" w:rsidDel="007E6FB2">
            <w:rPr>
              <w:rStyle w:val="Lienhypertexte"/>
              <w:noProof/>
              <w:highlight w:val="yellow"/>
            </w:rPr>
            <w:delText>Figure 23.Téléchargement de document (2ème méthode)</w:delText>
          </w:r>
          <w:r w:rsidDel="007E6FB2">
            <w:rPr>
              <w:noProof/>
              <w:webHidden/>
            </w:rPr>
            <w:tab/>
            <w:delText>19</w:delText>
          </w:r>
        </w:del>
      </w:ins>
    </w:p>
    <w:p w14:paraId="4AD3D849" w14:textId="77777777" w:rsidR="00164A93" w:rsidDel="007E6FB2" w:rsidRDefault="00164A93">
      <w:pPr>
        <w:pStyle w:val="Tabledesillustrations"/>
        <w:tabs>
          <w:tab w:val="right" w:leader="dot" w:pos="9016"/>
        </w:tabs>
        <w:rPr>
          <w:ins w:id="648" w:author="ADMIN" w:date="2021-03-15T16:10:00Z"/>
          <w:del w:id="649" w:author="Heritiana" w:date="2021-03-19T16:00:00Z"/>
          <w:rFonts w:asciiTheme="minorHAnsi" w:eastAsiaTheme="minorEastAsia" w:hAnsiTheme="minorHAnsi" w:cstheme="minorBidi"/>
          <w:noProof/>
          <w:color w:val="auto"/>
        </w:rPr>
      </w:pPr>
      <w:ins w:id="650" w:author="ADMIN" w:date="2021-03-15T16:10:00Z">
        <w:del w:id="651" w:author="Heritiana" w:date="2021-03-19T16:00:00Z">
          <w:r w:rsidRPr="007E6FB2" w:rsidDel="007E6FB2">
            <w:rPr>
              <w:rStyle w:val="Lienhypertexte"/>
              <w:noProof/>
            </w:rPr>
            <w:delText>Figure 24: Ecran d'accueil OpenKM</w:delText>
          </w:r>
          <w:r w:rsidDel="007E6FB2">
            <w:rPr>
              <w:noProof/>
              <w:webHidden/>
            </w:rPr>
            <w:tab/>
            <w:delText>20</w:delText>
          </w:r>
        </w:del>
      </w:ins>
    </w:p>
    <w:p w14:paraId="3C1D371F" w14:textId="77777777" w:rsidR="00164A93" w:rsidDel="007E6FB2" w:rsidRDefault="00164A93">
      <w:pPr>
        <w:pStyle w:val="Tabledesillustrations"/>
        <w:tabs>
          <w:tab w:val="right" w:leader="dot" w:pos="9016"/>
        </w:tabs>
        <w:rPr>
          <w:ins w:id="652" w:author="ADMIN" w:date="2021-03-15T16:10:00Z"/>
          <w:del w:id="653" w:author="Heritiana" w:date="2021-03-19T16:00:00Z"/>
          <w:rFonts w:asciiTheme="minorHAnsi" w:eastAsiaTheme="minorEastAsia" w:hAnsiTheme="minorHAnsi" w:cstheme="minorBidi"/>
          <w:noProof/>
          <w:color w:val="auto"/>
        </w:rPr>
      </w:pPr>
      <w:ins w:id="654" w:author="ADMIN" w:date="2021-03-15T16:10:00Z">
        <w:del w:id="655" w:author="Heritiana" w:date="2021-03-19T16:00:00Z">
          <w:r w:rsidRPr="007E6FB2" w:rsidDel="007E6FB2">
            <w:rPr>
              <w:rStyle w:val="Lienhypertexte"/>
              <w:noProof/>
            </w:rPr>
            <w:delText>Figure 25: Erreur d'authentification</w:delText>
          </w:r>
          <w:r w:rsidDel="007E6FB2">
            <w:rPr>
              <w:noProof/>
              <w:webHidden/>
            </w:rPr>
            <w:tab/>
            <w:delText>21</w:delText>
          </w:r>
        </w:del>
      </w:ins>
    </w:p>
    <w:p w14:paraId="47D8687E" w14:textId="77777777" w:rsidR="00164A93" w:rsidDel="007E6FB2" w:rsidRDefault="00164A93">
      <w:pPr>
        <w:pStyle w:val="Tabledesillustrations"/>
        <w:tabs>
          <w:tab w:val="right" w:leader="dot" w:pos="9016"/>
        </w:tabs>
        <w:rPr>
          <w:ins w:id="656" w:author="ADMIN" w:date="2021-03-15T16:10:00Z"/>
          <w:del w:id="657" w:author="Heritiana" w:date="2021-03-19T16:00:00Z"/>
          <w:rFonts w:asciiTheme="minorHAnsi" w:eastAsiaTheme="minorEastAsia" w:hAnsiTheme="minorHAnsi" w:cstheme="minorBidi"/>
          <w:noProof/>
          <w:color w:val="auto"/>
        </w:rPr>
      </w:pPr>
      <w:ins w:id="658" w:author="ADMIN" w:date="2021-03-15T16:10:00Z">
        <w:del w:id="659" w:author="Heritiana" w:date="2021-03-19T16:00:00Z">
          <w:r w:rsidRPr="007E6FB2" w:rsidDel="007E6FB2">
            <w:rPr>
              <w:rStyle w:val="Lienhypertexte"/>
              <w:noProof/>
            </w:rPr>
            <w:delText>Figure 26: Confirmation de l'identité de l’utilisateur en cas d’oubli de mot de passe</w:delText>
          </w:r>
          <w:r w:rsidDel="007E6FB2">
            <w:rPr>
              <w:noProof/>
              <w:webHidden/>
            </w:rPr>
            <w:tab/>
            <w:delText>21</w:delText>
          </w:r>
        </w:del>
      </w:ins>
    </w:p>
    <w:p w14:paraId="542D8782" w14:textId="77777777" w:rsidR="00164A93" w:rsidDel="007E6FB2" w:rsidRDefault="00164A93">
      <w:pPr>
        <w:pStyle w:val="Tabledesillustrations"/>
        <w:tabs>
          <w:tab w:val="right" w:leader="dot" w:pos="9016"/>
        </w:tabs>
        <w:rPr>
          <w:ins w:id="660" w:author="ADMIN" w:date="2021-03-15T16:10:00Z"/>
          <w:del w:id="661" w:author="Heritiana" w:date="2021-03-19T16:00:00Z"/>
          <w:rFonts w:asciiTheme="minorHAnsi" w:eastAsiaTheme="minorEastAsia" w:hAnsiTheme="minorHAnsi" w:cstheme="minorBidi"/>
          <w:noProof/>
          <w:color w:val="auto"/>
        </w:rPr>
      </w:pPr>
      <w:ins w:id="662" w:author="ADMIN" w:date="2021-03-15T16:10:00Z">
        <w:del w:id="663" w:author="Heritiana" w:date="2021-03-19T16:00:00Z">
          <w:r w:rsidRPr="007E6FB2" w:rsidDel="007E6FB2">
            <w:rPr>
              <w:rStyle w:val="Lienhypertexte"/>
              <w:noProof/>
            </w:rPr>
            <w:delText>Figure 27: Mail de réinitialisation de mot de passe</w:delText>
          </w:r>
          <w:r w:rsidDel="007E6FB2">
            <w:rPr>
              <w:noProof/>
              <w:webHidden/>
            </w:rPr>
            <w:tab/>
            <w:delText>22</w:delText>
          </w:r>
        </w:del>
      </w:ins>
    </w:p>
    <w:p w14:paraId="71B468FB" w14:textId="77777777" w:rsidR="00164A93" w:rsidDel="007E6FB2" w:rsidRDefault="00164A93">
      <w:pPr>
        <w:pStyle w:val="Tabledesillustrations"/>
        <w:tabs>
          <w:tab w:val="right" w:leader="dot" w:pos="9016"/>
        </w:tabs>
        <w:rPr>
          <w:ins w:id="664" w:author="ADMIN" w:date="2021-03-15T16:10:00Z"/>
          <w:del w:id="665" w:author="Heritiana" w:date="2021-03-19T16:00:00Z"/>
          <w:rFonts w:asciiTheme="minorHAnsi" w:eastAsiaTheme="minorEastAsia" w:hAnsiTheme="minorHAnsi" w:cstheme="minorBidi"/>
          <w:noProof/>
          <w:color w:val="auto"/>
        </w:rPr>
      </w:pPr>
      <w:ins w:id="666" w:author="ADMIN" w:date="2021-03-15T16:10:00Z">
        <w:del w:id="667" w:author="Heritiana" w:date="2021-03-19T16:00:00Z">
          <w:r w:rsidRPr="007E6FB2" w:rsidDel="007E6FB2">
            <w:rPr>
              <w:rStyle w:val="Lienhypertexte"/>
              <w:noProof/>
            </w:rPr>
            <w:delText>Figure 28: Sortie d’OpenKM</w:delText>
          </w:r>
          <w:r w:rsidDel="007E6FB2">
            <w:rPr>
              <w:noProof/>
              <w:webHidden/>
            </w:rPr>
            <w:tab/>
            <w:delText>22</w:delText>
          </w:r>
        </w:del>
      </w:ins>
    </w:p>
    <w:p w14:paraId="312C4E76" w14:textId="77777777" w:rsidR="00164A93" w:rsidDel="007E6FB2" w:rsidRDefault="00164A93">
      <w:pPr>
        <w:pStyle w:val="Tabledesillustrations"/>
        <w:tabs>
          <w:tab w:val="right" w:leader="dot" w:pos="9016"/>
        </w:tabs>
        <w:rPr>
          <w:ins w:id="668" w:author="ADMIN" w:date="2021-03-15T16:10:00Z"/>
          <w:del w:id="669" w:author="Heritiana" w:date="2021-03-19T16:00:00Z"/>
          <w:rFonts w:asciiTheme="minorHAnsi" w:eastAsiaTheme="minorEastAsia" w:hAnsiTheme="minorHAnsi" w:cstheme="minorBidi"/>
          <w:noProof/>
          <w:color w:val="auto"/>
        </w:rPr>
      </w:pPr>
      <w:ins w:id="670" w:author="ADMIN" w:date="2021-03-15T16:10:00Z">
        <w:del w:id="671" w:author="Heritiana" w:date="2021-03-19T16:00:00Z">
          <w:r w:rsidRPr="007E6FB2" w:rsidDel="007E6FB2">
            <w:rPr>
              <w:rStyle w:val="Lienhypertexte"/>
              <w:noProof/>
            </w:rPr>
            <w:delText>Figure 29:Bureau de travail - ARSM</w:delText>
          </w:r>
          <w:r w:rsidDel="007E6FB2">
            <w:rPr>
              <w:noProof/>
              <w:webHidden/>
            </w:rPr>
            <w:tab/>
            <w:delText>24</w:delText>
          </w:r>
        </w:del>
      </w:ins>
    </w:p>
    <w:p w14:paraId="0BCAC04A" w14:textId="77777777" w:rsidR="00164A93" w:rsidDel="007E6FB2" w:rsidRDefault="00164A93">
      <w:pPr>
        <w:pStyle w:val="Tabledesillustrations"/>
        <w:tabs>
          <w:tab w:val="right" w:leader="dot" w:pos="9016"/>
        </w:tabs>
        <w:rPr>
          <w:ins w:id="672" w:author="ADMIN" w:date="2021-03-15T16:10:00Z"/>
          <w:del w:id="673" w:author="Heritiana" w:date="2021-03-19T16:00:00Z"/>
          <w:rFonts w:asciiTheme="minorHAnsi" w:eastAsiaTheme="minorEastAsia" w:hAnsiTheme="minorHAnsi" w:cstheme="minorBidi"/>
          <w:noProof/>
          <w:color w:val="auto"/>
        </w:rPr>
      </w:pPr>
      <w:ins w:id="674" w:author="ADMIN" w:date="2021-03-15T16:10:00Z">
        <w:del w:id="675" w:author="Heritiana" w:date="2021-03-19T16:00:00Z">
          <w:r w:rsidRPr="007E6FB2" w:rsidDel="007E6FB2">
            <w:rPr>
              <w:rStyle w:val="Lienhypertexte"/>
              <w:noProof/>
            </w:rPr>
            <w:delText>Figure 30: Menu - Fichier</w:delText>
          </w:r>
          <w:r w:rsidDel="007E6FB2">
            <w:rPr>
              <w:noProof/>
              <w:webHidden/>
            </w:rPr>
            <w:tab/>
            <w:delText>25</w:delText>
          </w:r>
        </w:del>
      </w:ins>
    </w:p>
    <w:p w14:paraId="7C3F8BEE" w14:textId="77777777" w:rsidR="00164A93" w:rsidDel="007E6FB2" w:rsidRDefault="00164A93">
      <w:pPr>
        <w:pStyle w:val="Tabledesillustrations"/>
        <w:tabs>
          <w:tab w:val="right" w:leader="dot" w:pos="9016"/>
        </w:tabs>
        <w:rPr>
          <w:ins w:id="676" w:author="ADMIN" w:date="2021-03-15T16:10:00Z"/>
          <w:del w:id="677" w:author="Heritiana" w:date="2021-03-19T16:00:00Z"/>
          <w:rFonts w:asciiTheme="minorHAnsi" w:eastAsiaTheme="minorEastAsia" w:hAnsiTheme="minorHAnsi" w:cstheme="minorBidi"/>
          <w:noProof/>
          <w:color w:val="auto"/>
        </w:rPr>
      </w:pPr>
      <w:ins w:id="678" w:author="ADMIN" w:date="2021-03-15T16:10:00Z">
        <w:del w:id="679" w:author="Heritiana" w:date="2021-03-19T16:00:00Z">
          <w:r w:rsidRPr="007E6FB2" w:rsidDel="007E6FB2">
            <w:rPr>
              <w:rStyle w:val="Lienhypertexte"/>
              <w:noProof/>
            </w:rPr>
            <w:delText>Figure 31: Menu - Edition</w:delText>
          </w:r>
          <w:r w:rsidDel="007E6FB2">
            <w:rPr>
              <w:noProof/>
              <w:webHidden/>
            </w:rPr>
            <w:tab/>
            <w:delText>26</w:delText>
          </w:r>
        </w:del>
      </w:ins>
    </w:p>
    <w:p w14:paraId="2CE81A61" w14:textId="77777777" w:rsidR="00164A93" w:rsidDel="007E6FB2" w:rsidRDefault="00164A93">
      <w:pPr>
        <w:pStyle w:val="Tabledesillustrations"/>
        <w:tabs>
          <w:tab w:val="right" w:leader="dot" w:pos="9016"/>
        </w:tabs>
        <w:rPr>
          <w:ins w:id="680" w:author="ADMIN" w:date="2021-03-15T16:10:00Z"/>
          <w:del w:id="681" w:author="Heritiana" w:date="2021-03-19T16:00:00Z"/>
          <w:rFonts w:asciiTheme="minorHAnsi" w:eastAsiaTheme="minorEastAsia" w:hAnsiTheme="minorHAnsi" w:cstheme="minorBidi"/>
          <w:noProof/>
          <w:color w:val="auto"/>
        </w:rPr>
      </w:pPr>
      <w:ins w:id="682" w:author="ADMIN" w:date="2021-03-15T16:10:00Z">
        <w:del w:id="683" w:author="Heritiana" w:date="2021-03-19T16:00:00Z">
          <w:r w:rsidRPr="007E6FB2" w:rsidDel="007E6FB2">
            <w:rPr>
              <w:rStyle w:val="Lienhypertexte"/>
              <w:noProof/>
            </w:rPr>
            <w:delText>Figure 32: Menu - Outils</w:delText>
          </w:r>
          <w:r w:rsidDel="007E6FB2">
            <w:rPr>
              <w:noProof/>
              <w:webHidden/>
            </w:rPr>
            <w:tab/>
            <w:delText>27</w:delText>
          </w:r>
        </w:del>
      </w:ins>
    </w:p>
    <w:p w14:paraId="5F48CAE3" w14:textId="77777777" w:rsidR="00164A93" w:rsidDel="007E6FB2" w:rsidRDefault="00164A93">
      <w:pPr>
        <w:pStyle w:val="Tabledesillustrations"/>
        <w:tabs>
          <w:tab w:val="right" w:leader="dot" w:pos="9016"/>
        </w:tabs>
        <w:rPr>
          <w:ins w:id="684" w:author="ADMIN" w:date="2021-03-15T16:10:00Z"/>
          <w:del w:id="685" w:author="Heritiana" w:date="2021-03-19T16:00:00Z"/>
          <w:rFonts w:asciiTheme="minorHAnsi" w:eastAsiaTheme="minorEastAsia" w:hAnsiTheme="minorHAnsi" w:cstheme="minorBidi"/>
          <w:noProof/>
          <w:color w:val="auto"/>
        </w:rPr>
      </w:pPr>
      <w:ins w:id="686" w:author="ADMIN" w:date="2021-03-15T16:10:00Z">
        <w:del w:id="687" w:author="Heritiana" w:date="2021-03-19T16:00:00Z">
          <w:r w:rsidRPr="007E6FB2" w:rsidDel="007E6FB2">
            <w:rPr>
              <w:rStyle w:val="Lienhypertexte"/>
              <w:noProof/>
            </w:rPr>
            <w:delText>Figure 33: Menu - Signets</w:delText>
          </w:r>
          <w:r w:rsidDel="007E6FB2">
            <w:rPr>
              <w:noProof/>
              <w:webHidden/>
            </w:rPr>
            <w:tab/>
            <w:delText>27</w:delText>
          </w:r>
        </w:del>
      </w:ins>
    </w:p>
    <w:p w14:paraId="069C4388" w14:textId="77777777" w:rsidR="00164A93" w:rsidDel="007E6FB2" w:rsidRDefault="00164A93">
      <w:pPr>
        <w:pStyle w:val="Tabledesillustrations"/>
        <w:tabs>
          <w:tab w:val="right" w:leader="dot" w:pos="9016"/>
        </w:tabs>
        <w:rPr>
          <w:ins w:id="688" w:author="ADMIN" w:date="2021-03-15T16:10:00Z"/>
          <w:del w:id="689" w:author="Heritiana" w:date="2021-03-19T16:00:00Z"/>
          <w:rFonts w:asciiTheme="minorHAnsi" w:eastAsiaTheme="minorEastAsia" w:hAnsiTheme="minorHAnsi" w:cstheme="minorBidi"/>
          <w:noProof/>
          <w:color w:val="auto"/>
        </w:rPr>
      </w:pPr>
      <w:ins w:id="690" w:author="ADMIN" w:date="2021-03-15T16:10:00Z">
        <w:del w:id="691" w:author="Heritiana" w:date="2021-03-19T16:00:00Z">
          <w:r w:rsidRPr="007E6FB2" w:rsidDel="007E6FB2">
            <w:rPr>
              <w:rStyle w:val="Lienhypertexte"/>
              <w:noProof/>
            </w:rPr>
            <w:delText>Figure 34: Menu - Aide</w:delText>
          </w:r>
          <w:r w:rsidDel="007E6FB2">
            <w:rPr>
              <w:noProof/>
              <w:webHidden/>
            </w:rPr>
            <w:tab/>
            <w:delText>28</w:delText>
          </w:r>
        </w:del>
      </w:ins>
    </w:p>
    <w:p w14:paraId="33D75C73" w14:textId="77777777" w:rsidR="00164A93" w:rsidDel="007E6FB2" w:rsidRDefault="00164A93">
      <w:pPr>
        <w:pStyle w:val="Tabledesillustrations"/>
        <w:tabs>
          <w:tab w:val="right" w:leader="dot" w:pos="9016"/>
        </w:tabs>
        <w:rPr>
          <w:ins w:id="692" w:author="ADMIN" w:date="2021-03-15T16:10:00Z"/>
          <w:del w:id="693" w:author="Heritiana" w:date="2021-03-19T16:00:00Z"/>
          <w:rFonts w:asciiTheme="minorHAnsi" w:eastAsiaTheme="minorEastAsia" w:hAnsiTheme="minorHAnsi" w:cstheme="minorBidi"/>
          <w:noProof/>
          <w:color w:val="auto"/>
        </w:rPr>
      </w:pPr>
      <w:ins w:id="694" w:author="ADMIN" w:date="2021-03-15T16:10:00Z">
        <w:del w:id="695" w:author="Heritiana" w:date="2021-03-19T16:00:00Z">
          <w:r w:rsidRPr="007E6FB2" w:rsidDel="007E6FB2">
            <w:rPr>
              <w:rStyle w:val="Lienhypertexte"/>
              <w:noProof/>
            </w:rPr>
            <w:delText>Figure 35: Clic droit sur des documents / dossiers appartenant à la taxonomie</w:delText>
          </w:r>
          <w:r w:rsidDel="007E6FB2">
            <w:rPr>
              <w:noProof/>
              <w:webHidden/>
            </w:rPr>
            <w:tab/>
            <w:delText>31</w:delText>
          </w:r>
        </w:del>
      </w:ins>
    </w:p>
    <w:p w14:paraId="6802696A" w14:textId="77777777" w:rsidR="00164A93" w:rsidDel="007E6FB2" w:rsidRDefault="00164A93">
      <w:pPr>
        <w:pStyle w:val="Tabledesillustrations"/>
        <w:tabs>
          <w:tab w:val="right" w:leader="dot" w:pos="9016"/>
        </w:tabs>
        <w:rPr>
          <w:ins w:id="696" w:author="ADMIN" w:date="2021-03-15T16:10:00Z"/>
          <w:del w:id="697" w:author="Heritiana" w:date="2021-03-19T16:00:00Z"/>
          <w:rFonts w:asciiTheme="minorHAnsi" w:eastAsiaTheme="minorEastAsia" w:hAnsiTheme="minorHAnsi" w:cstheme="minorBidi"/>
          <w:noProof/>
          <w:color w:val="auto"/>
        </w:rPr>
      </w:pPr>
      <w:ins w:id="698" w:author="ADMIN" w:date="2021-03-15T16:10:00Z">
        <w:del w:id="699" w:author="Heritiana" w:date="2021-03-19T16:00:00Z">
          <w:r w:rsidRPr="007E6FB2" w:rsidDel="007E6FB2">
            <w:rPr>
              <w:rStyle w:val="Lienhypertexte"/>
              <w:noProof/>
            </w:rPr>
            <w:delText>Figure 36: Action massive sur le navigateur de documents</w:delText>
          </w:r>
          <w:r w:rsidDel="007E6FB2">
            <w:rPr>
              <w:noProof/>
              <w:webHidden/>
            </w:rPr>
            <w:tab/>
            <w:delText>31</w:delText>
          </w:r>
        </w:del>
      </w:ins>
    </w:p>
    <w:p w14:paraId="3F92E5D8" w14:textId="77777777" w:rsidR="00164A93" w:rsidDel="007E6FB2" w:rsidRDefault="00164A93">
      <w:pPr>
        <w:pStyle w:val="Tabledesillustrations"/>
        <w:tabs>
          <w:tab w:val="right" w:leader="dot" w:pos="9016"/>
        </w:tabs>
        <w:rPr>
          <w:ins w:id="700" w:author="ADMIN" w:date="2021-03-15T16:10:00Z"/>
          <w:del w:id="701" w:author="Heritiana" w:date="2021-03-19T16:00:00Z"/>
          <w:rFonts w:asciiTheme="minorHAnsi" w:eastAsiaTheme="minorEastAsia" w:hAnsiTheme="minorHAnsi" w:cstheme="minorBidi"/>
          <w:noProof/>
          <w:color w:val="auto"/>
        </w:rPr>
      </w:pPr>
      <w:ins w:id="702" w:author="ADMIN" w:date="2021-03-15T16:10:00Z">
        <w:del w:id="703" w:author="Heritiana" w:date="2021-03-19T16:00:00Z">
          <w:r w:rsidRPr="007E6FB2" w:rsidDel="007E6FB2">
            <w:rPr>
              <w:rStyle w:val="Lienhypertexte"/>
              <w:noProof/>
            </w:rPr>
            <w:delText>Figure 37: Moteur de recherche</w:delText>
          </w:r>
          <w:r w:rsidDel="007E6FB2">
            <w:rPr>
              <w:noProof/>
              <w:webHidden/>
            </w:rPr>
            <w:tab/>
            <w:delText>34</w:delText>
          </w:r>
        </w:del>
      </w:ins>
    </w:p>
    <w:p w14:paraId="01885D40" w14:textId="77777777" w:rsidR="00164A93" w:rsidDel="007E6FB2" w:rsidRDefault="00164A93">
      <w:pPr>
        <w:pStyle w:val="Tabledesillustrations"/>
        <w:tabs>
          <w:tab w:val="right" w:leader="dot" w:pos="9016"/>
        </w:tabs>
        <w:rPr>
          <w:ins w:id="704" w:author="ADMIN" w:date="2021-03-15T16:10:00Z"/>
          <w:del w:id="705" w:author="Heritiana" w:date="2021-03-19T16:00:00Z"/>
          <w:rFonts w:asciiTheme="minorHAnsi" w:eastAsiaTheme="minorEastAsia" w:hAnsiTheme="minorHAnsi" w:cstheme="minorBidi"/>
          <w:noProof/>
          <w:color w:val="auto"/>
        </w:rPr>
      </w:pPr>
      <w:ins w:id="706" w:author="ADMIN" w:date="2021-03-15T16:10:00Z">
        <w:del w:id="707" w:author="Heritiana" w:date="2021-03-19T16:00:00Z">
          <w:r w:rsidRPr="007E6FB2" w:rsidDel="007E6FB2">
            <w:rPr>
              <w:rStyle w:val="Lienhypertexte"/>
              <w:noProof/>
            </w:rPr>
            <w:delText>Figure 38: Recherche en texte intégral</w:delText>
          </w:r>
          <w:r w:rsidDel="007E6FB2">
            <w:rPr>
              <w:noProof/>
              <w:webHidden/>
            </w:rPr>
            <w:tab/>
            <w:delText>35</w:delText>
          </w:r>
        </w:del>
      </w:ins>
    </w:p>
    <w:p w14:paraId="676E0231" w14:textId="77777777" w:rsidR="00164A93" w:rsidDel="007E6FB2" w:rsidRDefault="00164A93">
      <w:pPr>
        <w:pStyle w:val="Tabledesillustrations"/>
        <w:tabs>
          <w:tab w:val="right" w:leader="dot" w:pos="9016"/>
        </w:tabs>
        <w:rPr>
          <w:ins w:id="708" w:author="ADMIN" w:date="2021-03-15T16:10:00Z"/>
          <w:del w:id="709" w:author="Heritiana" w:date="2021-03-19T16:00:00Z"/>
          <w:rFonts w:asciiTheme="minorHAnsi" w:eastAsiaTheme="minorEastAsia" w:hAnsiTheme="minorHAnsi" w:cstheme="minorBidi"/>
          <w:noProof/>
          <w:color w:val="auto"/>
        </w:rPr>
      </w:pPr>
      <w:ins w:id="710" w:author="ADMIN" w:date="2021-03-15T16:10:00Z">
        <w:del w:id="711" w:author="Heritiana" w:date="2021-03-19T16:00:00Z">
          <w:r w:rsidRPr="007E6FB2" w:rsidDel="007E6FB2">
            <w:rPr>
              <w:rStyle w:val="Lienhypertexte"/>
              <w:noProof/>
            </w:rPr>
            <w:delText>Figure 39: Mode de recherche par critères</w:delText>
          </w:r>
          <w:r w:rsidDel="007E6FB2">
            <w:rPr>
              <w:noProof/>
              <w:webHidden/>
            </w:rPr>
            <w:tab/>
            <w:delText>35</w:delText>
          </w:r>
        </w:del>
      </w:ins>
    </w:p>
    <w:p w14:paraId="0256F682" w14:textId="77777777" w:rsidR="00164A93" w:rsidDel="007E6FB2" w:rsidRDefault="00164A93">
      <w:pPr>
        <w:pStyle w:val="Tabledesillustrations"/>
        <w:tabs>
          <w:tab w:val="right" w:leader="dot" w:pos="9016"/>
        </w:tabs>
        <w:rPr>
          <w:ins w:id="712" w:author="ADMIN" w:date="2021-03-15T16:10:00Z"/>
          <w:del w:id="713" w:author="Heritiana" w:date="2021-03-19T16:00:00Z"/>
          <w:rFonts w:asciiTheme="minorHAnsi" w:eastAsiaTheme="minorEastAsia" w:hAnsiTheme="minorHAnsi" w:cstheme="minorBidi"/>
          <w:noProof/>
          <w:color w:val="auto"/>
        </w:rPr>
      </w:pPr>
      <w:ins w:id="714" w:author="ADMIN" w:date="2021-03-15T16:10:00Z">
        <w:del w:id="715" w:author="Heritiana" w:date="2021-03-19T16:00:00Z">
          <w:r w:rsidRPr="007E6FB2" w:rsidDel="007E6FB2">
            <w:rPr>
              <w:rStyle w:val="Lienhypertexte"/>
              <w:noProof/>
            </w:rPr>
            <w:delText>Figure 40: Exemple de recherche en mode avancé</w:delText>
          </w:r>
          <w:r w:rsidDel="007E6FB2">
            <w:rPr>
              <w:noProof/>
              <w:webHidden/>
            </w:rPr>
            <w:tab/>
            <w:delText>36</w:delText>
          </w:r>
        </w:del>
      </w:ins>
    </w:p>
    <w:p w14:paraId="5D3B9CF6" w14:textId="77777777" w:rsidR="00164A93" w:rsidDel="007E6FB2" w:rsidRDefault="00164A93">
      <w:pPr>
        <w:pStyle w:val="Tabledesillustrations"/>
        <w:tabs>
          <w:tab w:val="right" w:leader="dot" w:pos="9016"/>
        </w:tabs>
        <w:rPr>
          <w:ins w:id="716" w:author="ADMIN" w:date="2021-03-15T16:10:00Z"/>
          <w:del w:id="717" w:author="Heritiana" w:date="2021-03-19T16:00:00Z"/>
          <w:rFonts w:asciiTheme="minorHAnsi" w:eastAsiaTheme="minorEastAsia" w:hAnsiTheme="minorHAnsi" w:cstheme="minorBidi"/>
          <w:noProof/>
          <w:color w:val="auto"/>
        </w:rPr>
      </w:pPr>
      <w:ins w:id="718" w:author="ADMIN" w:date="2021-03-15T16:10:00Z">
        <w:del w:id="719" w:author="Heritiana" w:date="2021-03-19T16:00:00Z">
          <w:r w:rsidRPr="007E6FB2" w:rsidDel="007E6FB2">
            <w:rPr>
              <w:rStyle w:val="Lienhypertexte"/>
              <w:noProof/>
            </w:rPr>
            <w:delText>Figure 41: Mode de recherche par type</w:delText>
          </w:r>
          <w:r w:rsidDel="007E6FB2">
            <w:rPr>
              <w:noProof/>
              <w:webHidden/>
            </w:rPr>
            <w:tab/>
            <w:delText>36</w:delText>
          </w:r>
        </w:del>
      </w:ins>
    </w:p>
    <w:p w14:paraId="53016B00" w14:textId="77777777" w:rsidR="00164A93" w:rsidDel="007E6FB2" w:rsidRDefault="00164A93">
      <w:pPr>
        <w:pStyle w:val="Tabledesillustrations"/>
        <w:tabs>
          <w:tab w:val="right" w:leader="dot" w:pos="9016"/>
        </w:tabs>
        <w:rPr>
          <w:ins w:id="720" w:author="ADMIN" w:date="2021-03-15T16:10:00Z"/>
          <w:del w:id="721" w:author="Heritiana" w:date="2021-03-19T16:00:00Z"/>
          <w:rFonts w:asciiTheme="minorHAnsi" w:eastAsiaTheme="minorEastAsia" w:hAnsiTheme="minorHAnsi" w:cstheme="minorBidi"/>
          <w:noProof/>
          <w:color w:val="auto"/>
        </w:rPr>
      </w:pPr>
      <w:ins w:id="722" w:author="ADMIN" w:date="2021-03-15T16:10:00Z">
        <w:del w:id="723" w:author="Heritiana" w:date="2021-03-19T16:00:00Z">
          <w:r w:rsidRPr="007E6FB2" w:rsidDel="007E6FB2">
            <w:rPr>
              <w:rStyle w:val="Lienhypertexte"/>
              <w:noProof/>
            </w:rPr>
            <w:delText>Figure 42: Résultat de recherche par défaut</w:delText>
          </w:r>
          <w:r w:rsidDel="007E6FB2">
            <w:rPr>
              <w:noProof/>
              <w:webHidden/>
            </w:rPr>
            <w:tab/>
            <w:delText>37</w:delText>
          </w:r>
        </w:del>
      </w:ins>
    </w:p>
    <w:p w14:paraId="7872C37A" w14:textId="77777777" w:rsidR="00164A93" w:rsidDel="007E6FB2" w:rsidRDefault="00164A93">
      <w:pPr>
        <w:pStyle w:val="Tabledesillustrations"/>
        <w:tabs>
          <w:tab w:val="right" w:leader="dot" w:pos="9016"/>
        </w:tabs>
        <w:rPr>
          <w:ins w:id="724" w:author="ADMIN" w:date="2021-03-15T16:10:00Z"/>
          <w:del w:id="725" w:author="Heritiana" w:date="2021-03-19T16:00:00Z"/>
          <w:rFonts w:asciiTheme="minorHAnsi" w:eastAsiaTheme="minorEastAsia" w:hAnsiTheme="minorHAnsi" w:cstheme="minorBidi"/>
          <w:noProof/>
          <w:color w:val="auto"/>
        </w:rPr>
      </w:pPr>
      <w:ins w:id="726" w:author="ADMIN" w:date="2021-03-15T16:10:00Z">
        <w:del w:id="727" w:author="Heritiana" w:date="2021-03-19T16:00:00Z">
          <w:r w:rsidRPr="007E6FB2" w:rsidDel="007E6FB2">
            <w:rPr>
              <w:rStyle w:val="Lienhypertexte"/>
              <w:noProof/>
            </w:rPr>
            <w:delText>Figure 43: Résultat de recherche en mode compact</w:delText>
          </w:r>
          <w:r w:rsidDel="007E6FB2">
            <w:rPr>
              <w:noProof/>
              <w:webHidden/>
            </w:rPr>
            <w:tab/>
            <w:delText>37</w:delText>
          </w:r>
        </w:del>
      </w:ins>
    </w:p>
    <w:p w14:paraId="65C20F69" w14:textId="77777777" w:rsidR="00164A93" w:rsidDel="007E6FB2" w:rsidRDefault="00164A93">
      <w:pPr>
        <w:pStyle w:val="Tabledesillustrations"/>
        <w:tabs>
          <w:tab w:val="right" w:leader="dot" w:pos="9016"/>
        </w:tabs>
        <w:rPr>
          <w:ins w:id="728" w:author="ADMIN" w:date="2021-03-15T16:10:00Z"/>
          <w:del w:id="729" w:author="Heritiana" w:date="2021-03-19T16:00:00Z"/>
          <w:rFonts w:asciiTheme="minorHAnsi" w:eastAsiaTheme="minorEastAsia" w:hAnsiTheme="minorHAnsi" w:cstheme="minorBidi"/>
          <w:noProof/>
          <w:color w:val="auto"/>
        </w:rPr>
      </w:pPr>
      <w:ins w:id="730" w:author="ADMIN" w:date="2021-03-15T16:10:00Z">
        <w:del w:id="731" w:author="Heritiana" w:date="2021-03-19T16:00:00Z">
          <w:r w:rsidRPr="007E6FB2" w:rsidDel="007E6FB2">
            <w:rPr>
              <w:rStyle w:val="Lienhypertexte"/>
              <w:noProof/>
            </w:rPr>
            <w:delText>Figure 44: Les rapports déposés en retard</w:delText>
          </w:r>
          <w:r w:rsidDel="007E6FB2">
            <w:rPr>
              <w:noProof/>
              <w:webHidden/>
            </w:rPr>
            <w:tab/>
            <w:delText>39</w:delText>
          </w:r>
        </w:del>
      </w:ins>
    </w:p>
    <w:p w14:paraId="60D62528" w14:textId="77777777" w:rsidR="00164A93" w:rsidDel="007E6FB2" w:rsidRDefault="00164A93">
      <w:pPr>
        <w:pStyle w:val="Tabledesillustrations"/>
        <w:tabs>
          <w:tab w:val="right" w:leader="dot" w:pos="9016"/>
        </w:tabs>
        <w:rPr>
          <w:ins w:id="732" w:author="ADMIN" w:date="2021-03-15T16:10:00Z"/>
          <w:del w:id="733" w:author="Heritiana" w:date="2021-03-19T16:00:00Z"/>
          <w:rFonts w:asciiTheme="minorHAnsi" w:eastAsiaTheme="minorEastAsia" w:hAnsiTheme="minorHAnsi" w:cstheme="minorBidi"/>
          <w:noProof/>
          <w:color w:val="auto"/>
        </w:rPr>
      </w:pPr>
      <w:ins w:id="734" w:author="ADMIN" w:date="2021-03-15T16:10:00Z">
        <w:del w:id="735" w:author="Heritiana" w:date="2021-03-19T16:00:00Z">
          <w:r w:rsidRPr="007E6FB2" w:rsidDel="007E6FB2">
            <w:rPr>
              <w:rStyle w:val="Lienhypertexte"/>
              <w:noProof/>
            </w:rPr>
            <w:delText>Figure 45: Rapport en retard en attente de déposition</w:delText>
          </w:r>
          <w:r w:rsidDel="007E6FB2">
            <w:rPr>
              <w:noProof/>
              <w:webHidden/>
            </w:rPr>
            <w:tab/>
            <w:delText>39</w:delText>
          </w:r>
        </w:del>
      </w:ins>
    </w:p>
    <w:p w14:paraId="125C4C98" w14:textId="77777777" w:rsidR="00164A93" w:rsidDel="007E6FB2" w:rsidRDefault="00164A93">
      <w:pPr>
        <w:pStyle w:val="Tabledesillustrations"/>
        <w:tabs>
          <w:tab w:val="right" w:leader="dot" w:pos="9016"/>
        </w:tabs>
        <w:rPr>
          <w:ins w:id="736" w:author="ADMIN" w:date="2021-03-15T16:10:00Z"/>
          <w:del w:id="737" w:author="Heritiana" w:date="2021-03-19T16:00:00Z"/>
          <w:rFonts w:asciiTheme="minorHAnsi" w:eastAsiaTheme="minorEastAsia" w:hAnsiTheme="minorHAnsi" w:cstheme="minorBidi"/>
          <w:noProof/>
          <w:color w:val="auto"/>
        </w:rPr>
      </w:pPr>
      <w:ins w:id="738" w:author="ADMIN" w:date="2021-03-15T16:10:00Z">
        <w:del w:id="739" w:author="Heritiana" w:date="2021-03-19T16:00:00Z">
          <w:r w:rsidRPr="007E6FB2" w:rsidDel="007E6FB2">
            <w:rPr>
              <w:rStyle w:val="Lienhypertexte"/>
              <w:noProof/>
            </w:rPr>
            <w:delText>Figure 46: Tableau de bord - Espace privé</w:delText>
          </w:r>
          <w:r w:rsidDel="007E6FB2">
            <w:rPr>
              <w:noProof/>
              <w:webHidden/>
            </w:rPr>
            <w:tab/>
            <w:delText>40</w:delText>
          </w:r>
        </w:del>
      </w:ins>
    </w:p>
    <w:p w14:paraId="79F32D9F" w14:textId="77777777" w:rsidR="00164A93" w:rsidDel="007E6FB2" w:rsidRDefault="00164A93">
      <w:pPr>
        <w:pStyle w:val="Tabledesillustrations"/>
        <w:tabs>
          <w:tab w:val="right" w:leader="dot" w:pos="9016"/>
        </w:tabs>
        <w:rPr>
          <w:ins w:id="740" w:author="ADMIN" w:date="2021-03-15T16:10:00Z"/>
          <w:del w:id="741" w:author="Heritiana" w:date="2021-03-19T16:00:00Z"/>
          <w:rFonts w:asciiTheme="minorHAnsi" w:eastAsiaTheme="minorEastAsia" w:hAnsiTheme="minorHAnsi" w:cstheme="minorBidi"/>
          <w:noProof/>
          <w:color w:val="auto"/>
        </w:rPr>
      </w:pPr>
      <w:ins w:id="742" w:author="ADMIN" w:date="2021-03-15T16:10:00Z">
        <w:del w:id="743" w:author="Heritiana" w:date="2021-03-19T16:00:00Z">
          <w:r w:rsidRPr="007E6FB2" w:rsidDel="007E6FB2">
            <w:rPr>
              <w:rStyle w:val="Lienhypertexte"/>
              <w:noProof/>
            </w:rPr>
            <w:delText>Figure 47: Tableau de bord – Vue générale</w:delText>
          </w:r>
          <w:r w:rsidDel="007E6FB2">
            <w:rPr>
              <w:noProof/>
              <w:webHidden/>
            </w:rPr>
            <w:tab/>
            <w:delText>42</w:delText>
          </w:r>
        </w:del>
      </w:ins>
    </w:p>
    <w:p w14:paraId="012A14C4" w14:textId="77777777" w:rsidR="00164A93" w:rsidDel="007E6FB2" w:rsidRDefault="00164A93">
      <w:pPr>
        <w:pStyle w:val="Tabledesillustrations"/>
        <w:tabs>
          <w:tab w:val="right" w:leader="dot" w:pos="9016"/>
        </w:tabs>
        <w:rPr>
          <w:ins w:id="744" w:author="ADMIN" w:date="2021-03-15T16:10:00Z"/>
          <w:del w:id="745" w:author="Heritiana" w:date="2021-03-19T16:00:00Z"/>
          <w:rFonts w:asciiTheme="minorHAnsi" w:eastAsiaTheme="minorEastAsia" w:hAnsiTheme="minorHAnsi" w:cstheme="minorBidi"/>
          <w:noProof/>
          <w:color w:val="auto"/>
        </w:rPr>
      </w:pPr>
      <w:ins w:id="746" w:author="ADMIN" w:date="2021-03-15T16:10:00Z">
        <w:del w:id="747" w:author="Heritiana" w:date="2021-03-19T16:00:00Z">
          <w:r w:rsidRPr="007E6FB2" w:rsidDel="007E6FB2">
            <w:rPr>
              <w:rStyle w:val="Lienhypertexte"/>
              <w:noProof/>
            </w:rPr>
            <w:delText>Figure 48: Tableau de bord - Processus</w:delText>
          </w:r>
          <w:r w:rsidDel="007E6FB2">
            <w:rPr>
              <w:noProof/>
              <w:webHidden/>
            </w:rPr>
            <w:tab/>
            <w:delText>43</w:delText>
          </w:r>
        </w:del>
      </w:ins>
    </w:p>
    <w:p w14:paraId="466B5B2D" w14:textId="77777777" w:rsidR="00164A93" w:rsidDel="007E6FB2" w:rsidRDefault="00164A93">
      <w:pPr>
        <w:pStyle w:val="Tabledesillustrations"/>
        <w:tabs>
          <w:tab w:val="right" w:leader="dot" w:pos="9016"/>
        </w:tabs>
        <w:rPr>
          <w:ins w:id="748" w:author="ADMIN" w:date="2021-03-15T16:10:00Z"/>
          <w:del w:id="749" w:author="Heritiana" w:date="2021-03-19T16:00:00Z"/>
          <w:rFonts w:asciiTheme="minorHAnsi" w:eastAsiaTheme="minorEastAsia" w:hAnsiTheme="minorHAnsi" w:cstheme="minorBidi"/>
          <w:noProof/>
          <w:color w:val="auto"/>
        </w:rPr>
      </w:pPr>
      <w:ins w:id="750" w:author="ADMIN" w:date="2021-03-15T16:10:00Z">
        <w:del w:id="751" w:author="Heritiana" w:date="2021-03-19T16:00:00Z">
          <w:r w:rsidRPr="007E6FB2" w:rsidDel="007E6FB2">
            <w:rPr>
              <w:rStyle w:val="Lienhypertexte"/>
              <w:noProof/>
            </w:rPr>
            <w:delText>Figure 49: Erreur sur un document</w:delText>
          </w:r>
          <w:r w:rsidDel="007E6FB2">
            <w:rPr>
              <w:noProof/>
              <w:webHidden/>
            </w:rPr>
            <w:tab/>
            <w:delText>46</w:delText>
          </w:r>
        </w:del>
      </w:ins>
    </w:p>
    <w:p w14:paraId="1F959B20" w14:textId="77777777" w:rsidR="00164A93" w:rsidDel="007E6FB2" w:rsidRDefault="00164A93">
      <w:pPr>
        <w:pStyle w:val="Tabledesillustrations"/>
        <w:tabs>
          <w:tab w:val="right" w:leader="dot" w:pos="9016"/>
        </w:tabs>
        <w:rPr>
          <w:ins w:id="752" w:author="ADMIN" w:date="2021-03-15T16:10:00Z"/>
          <w:del w:id="753" w:author="Heritiana" w:date="2021-03-19T16:00:00Z"/>
          <w:rFonts w:asciiTheme="minorHAnsi" w:eastAsiaTheme="minorEastAsia" w:hAnsiTheme="minorHAnsi" w:cstheme="minorBidi"/>
          <w:noProof/>
          <w:color w:val="auto"/>
        </w:rPr>
      </w:pPr>
      <w:ins w:id="754" w:author="ADMIN" w:date="2021-03-15T16:10:00Z">
        <w:del w:id="755" w:author="Heritiana" w:date="2021-03-19T16:00:00Z">
          <w:r w:rsidRPr="007E6FB2" w:rsidDel="007E6FB2">
            <w:rPr>
              <w:rStyle w:val="Lienhypertexte"/>
              <w:noProof/>
            </w:rPr>
            <w:delText>Figure 50: Erreur de notification des autres utilisateurs lors d'un ajout de document</w:delText>
          </w:r>
          <w:r w:rsidDel="007E6FB2">
            <w:rPr>
              <w:noProof/>
              <w:webHidden/>
            </w:rPr>
            <w:tab/>
            <w:delText>47</w:delText>
          </w:r>
        </w:del>
      </w:ins>
    </w:p>
    <w:p w14:paraId="496CEE65" w14:textId="77777777" w:rsidR="00164A93" w:rsidDel="007E6FB2" w:rsidRDefault="00164A93">
      <w:pPr>
        <w:pStyle w:val="Tabledesillustrations"/>
        <w:tabs>
          <w:tab w:val="right" w:leader="dot" w:pos="9016"/>
        </w:tabs>
        <w:rPr>
          <w:ins w:id="756" w:author="ADMIN" w:date="2021-03-15T16:10:00Z"/>
          <w:del w:id="757" w:author="Heritiana" w:date="2021-03-19T16:00:00Z"/>
          <w:rFonts w:asciiTheme="minorHAnsi" w:eastAsiaTheme="minorEastAsia" w:hAnsiTheme="minorHAnsi" w:cstheme="minorBidi"/>
          <w:noProof/>
          <w:color w:val="auto"/>
        </w:rPr>
      </w:pPr>
      <w:ins w:id="758" w:author="ADMIN" w:date="2021-03-15T16:10:00Z">
        <w:del w:id="759" w:author="Heritiana" w:date="2021-03-19T16:00:00Z">
          <w:r w:rsidRPr="007E6FB2" w:rsidDel="007E6FB2">
            <w:rPr>
              <w:rStyle w:val="Lienhypertexte"/>
              <w:noProof/>
            </w:rPr>
            <w:delText>Figure 51: Erreur d'envoi de message de notification par email</w:delText>
          </w:r>
          <w:r w:rsidDel="007E6FB2">
            <w:rPr>
              <w:noProof/>
              <w:webHidden/>
            </w:rPr>
            <w:tab/>
            <w:delText>47</w:delText>
          </w:r>
        </w:del>
      </w:ins>
    </w:p>
    <w:p w14:paraId="73027560" w14:textId="77777777" w:rsidR="00164A93" w:rsidDel="007E6FB2" w:rsidRDefault="00164A93">
      <w:pPr>
        <w:pStyle w:val="Tabledesillustrations"/>
        <w:tabs>
          <w:tab w:val="right" w:leader="dot" w:pos="9016"/>
        </w:tabs>
        <w:rPr>
          <w:ins w:id="760" w:author="ADMIN" w:date="2021-03-15T16:10:00Z"/>
          <w:del w:id="761" w:author="Heritiana" w:date="2021-03-19T16:00:00Z"/>
          <w:rFonts w:asciiTheme="minorHAnsi" w:eastAsiaTheme="minorEastAsia" w:hAnsiTheme="minorHAnsi" w:cstheme="minorBidi"/>
          <w:noProof/>
          <w:color w:val="auto"/>
        </w:rPr>
      </w:pPr>
      <w:ins w:id="762" w:author="ADMIN" w:date="2021-03-15T16:10:00Z">
        <w:del w:id="763" w:author="Heritiana" w:date="2021-03-19T16:00:00Z">
          <w:r w:rsidRPr="007E6FB2" w:rsidDel="007E6FB2">
            <w:rPr>
              <w:rStyle w:val="Lienhypertexte"/>
              <w:noProof/>
            </w:rPr>
            <w:delText>Figure 52: Erreur d'envoi de document (car document déjà verrouillé)</w:delText>
          </w:r>
          <w:r w:rsidDel="007E6FB2">
            <w:rPr>
              <w:noProof/>
              <w:webHidden/>
            </w:rPr>
            <w:tab/>
            <w:delText>47</w:delText>
          </w:r>
        </w:del>
      </w:ins>
    </w:p>
    <w:p w14:paraId="405DD82A" w14:textId="77777777" w:rsidR="00164A93" w:rsidDel="007E6FB2" w:rsidRDefault="00164A93">
      <w:pPr>
        <w:pStyle w:val="Tabledesillustrations"/>
        <w:tabs>
          <w:tab w:val="right" w:leader="dot" w:pos="9016"/>
        </w:tabs>
        <w:rPr>
          <w:ins w:id="764" w:author="ADMIN" w:date="2021-03-15T16:10:00Z"/>
          <w:del w:id="765" w:author="Heritiana" w:date="2021-03-19T16:00:00Z"/>
          <w:rFonts w:asciiTheme="minorHAnsi" w:eastAsiaTheme="minorEastAsia" w:hAnsiTheme="minorHAnsi" w:cstheme="minorBidi"/>
          <w:noProof/>
          <w:color w:val="auto"/>
        </w:rPr>
      </w:pPr>
      <w:ins w:id="766" w:author="ADMIN" w:date="2021-03-15T16:10:00Z">
        <w:del w:id="767" w:author="Heritiana" w:date="2021-03-19T16:00:00Z">
          <w:r w:rsidRPr="007E6FB2" w:rsidDel="007E6FB2">
            <w:rPr>
              <w:rStyle w:val="Lienhypertexte"/>
              <w:noProof/>
            </w:rPr>
            <w:delText>Figure 53: Erreur de déconnexion de la plateforme</w:delText>
          </w:r>
          <w:r w:rsidDel="007E6FB2">
            <w:rPr>
              <w:noProof/>
              <w:webHidden/>
            </w:rPr>
            <w:tab/>
            <w:delText>48</w:delText>
          </w:r>
        </w:del>
      </w:ins>
    </w:p>
    <w:p w14:paraId="64A6EC6E" w14:textId="77777777" w:rsidR="00E26CAC" w:rsidDel="007E6FB2" w:rsidRDefault="00E26CAC">
      <w:pPr>
        <w:pStyle w:val="Tabledesillustrations"/>
        <w:tabs>
          <w:tab w:val="right" w:leader="dot" w:pos="9016"/>
        </w:tabs>
        <w:rPr>
          <w:ins w:id="768" w:author="Michael LABARRE" w:date="2021-03-12T20:12:00Z"/>
          <w:del w:id="769" w:author="Heritiana" w:date="2021-03-19T16:00:00Z"/>
          <w:rFonts w:asciiTheme="minorHAnsi" w:eastAsiaTheme="minorEastAsia" w:hAnsiTheme="minorHAnsi" w:cstheme="minorBidi"/>
          <w:noProof/>
          <w:color w:val="auto"/>
        </w:rPr>
      </w:pPr>
      <w:ins w:id="770" w:author="Michael LABARRE" w:date="2021-03-12T20:12:00Z">
        <w:del w:id="771" w:author="Heritiana" w:date="2021-03-19T16:00:00Z">
          <w:r w:rsidRPr="00FE346B" w:rsidDel="007E6FB2">
            <w:rPr>
              <w:rStyle w:val="Lienhypertexte"/>
              <w:noProof/>
            </w:rPr>
            <w:delText>Figure 1: Réception et validation d'un rapport</w:delText>
          </w:r>
          <w:r w:rsidDel="007E6FB2">
            <w:rPr>
              <w:noProof/>
              <w:webHidden/>
            </w:rPr>
            <w:tab/>
            <w:delText>6</w:delText>
          </w:r>
        </w:del>
      </w:ins>
    </w:p>
    <w:p w14:paraId="72C92DF8" w14:textId="77777777" w:rsidR="00E26CAC" w:rsidDel="007E6FB2" w:rsidRDefault="00E26CAC">
      <w:pPr>
        <w:pStyle w:val="Tabledesillustrations"/>
        <w:tabs>
          <w:tab w:val="right" w:leader="dot" w:pos="9016"/>
        </w:tabs>
        <w:rPr>
          <w:ins w:id="772" w:author="Michael LABARRE" w:date="2021-03-12T20:12:00Z"/>
          <w:del w:id="773" w:author="Heritiana" w:date="2021-03-19T16:00:00Z"/>
          <w:rFonts w:asciiTheme="minorHAnsi" w:eastAsiaTheme="minorEastAsia" w:hAnsiTheme="minorHAnsi" w:cstheme="minorBidi"/>
          <w:noProof/>
          <w:color w:val="auto"/>
        </w:rPr>
      </w:pPr>
      <w:ins w:id="774" w:author="Michael LABARRE" w:date="2021-03-12T20:12:00Z">
        <w:del w:id="775" w:author="Heritiana" w:date="2021-03-19T16:00:00Z">
          <w:r w:rsidRPr="00FE346B" w:rsidDel="007E6FB2">
            <w:rPr>
              <w:rStyle w:val="Lienhypertexte"/>
              <w:noProof/>
            </w:rPr>
            <w:delText>Figure 3: Consultation des rapports en retard en attente de déposition</w:delText>
          </w:r>
          <w:r w:rsidDel="007E6FB2">
            <w:rPr>
              <w:noProof/>
              <w:webHidden/>
            </w:rPr>
            <w:tab/>
            <w:delText>7</w:delText>
          </w:r>
        </w:del>
      </w:ins>
    </w:p>
    <w:p w14:paraId="2AF58685" w14:textId="77777777" w:rsidR="00E26CAC" w:rsidDel="007E6FB2" w:rsidRDefault="00E26CAC">
      <w:pPr>
        <w:pStyle w:val="Tabledesillustrations"/>
        <w:tabs>
          <w:tab w:val="right" w:leader="dot" w:pos="9016"/>
        </w:tabs>
        <w:rPr>
          <w:ins w:id="776" w:author="Michael LABARRE" w:date="2021-03-12T20:12:00Z"/>
          <w:del w:id="777" w:author="Heritiana" w:date="2021-03-19T16:00:00Z"/>
          <w:rFonts w:asciiTheme="minorHAnsi" w:eastAsiaTheme="minorEastAsia" w:hAnsiTheme="minorHAnsi" w:cstheme="minorBidi"/>
          <w:noProof/>
          <w:color w:val="auto"/>
        </w:rPr>
      </w:pPr>
      <w:ins w:id="778" w:author="Michael LABARRE" w:date="2021-03-12T20:12:00Z">
        <w:del w:id="779" w:author="Heritiana" w:date="2021-03-19T16:00:00Z">
          <w:r w:rsidRPr="00FE346B" w:rsidDel="007E6FB2">
            <w:rPr>
              <w:rStyle w:val="Lienhypertexte"/>
              <w:noProof/>
            </w:rPr>
            <w:delText>Figure 4: Notification d'ajout d'un document</w:delText>
          </w:r>
          <w:r w:rsidDel="007E6FB2">
            <w:rPr>
              <w:noProof/>
              <w:webHidden/>
            </w:rPr>
            <w:tab/>
            <w:delText>8</w:delText>
          </w:r>
        </w:del>
      </w:ins>
    </w:p>
    <w:p w14:paraId="283666DF" w14:textId="77777777" w:rsidR="00E26CAC" w:rsidDel="007E6FB2" w:rsidRDefault="00E26CAC">
      <w:pPr>
        <w:pStyle w:val="Tabledesillustrations"/>
        <w:tabs>
          <w:tab w:val="right" w:leader="dot" w:pos="9016"/>
        </w:tabs>
        <w:rPr>
          <w:ins w:id="780" w:author="Michael LABARRE" w:date="2021-03-12T20:12:00Z"/>
          <w:del w:id="781" w:author="Heritiana" w:date="2021-03-19T16:00:00Z"/>
          <w:rFonts w:asciiTheme="minorHAnsi" w:eastAsiaTheme="minorEastAsia" w:hAnsiTheme="minorHAnsi" w:cstheme="minorBidi"/>
          <w:noProof/>
          <w:color w:val="auto"/>
        </w:rPr>
      </w:pPr>
      <w:ins w:id="782" w:author="Michael LABARRE" w:date="2021-03-12T20:12:00Z">
        <w:del w:id="783" w:author="Heritiana" w:date="2021-03-19T16:00:00Z">
          <w:r w:rsidRPr="00FE346B" w:rsidDel="007E6FB2">
            <w:rPr>
              <w:rStyle w:val="Lienhypertexte"/>
              <w:noProof/>
            </w:rPr>
            <w:delText>Figure 5: Notification de déposition de rapport pour validation</w:delText>
          </w:r>
          <w:r w:rsidDel="007E6FB2">
            <w:rPr>
              <w:noProof/>
              <w:webHidden/>
            </w:rPr>
            <w:tab/>
            <w:delText>8</w:delText>
          </w:r>
        </w:del>
      </w:ins>
    </w:p>
    <w:p w14:paraId="4A154896" w14:textId="77777777" w:rsidR="00E26CAC" w:rsidDel="007E6FB2" w:rsidRDefault="00E26CAC">
      <w:pPr>
        <w:pStyle w:val="Tabledesillustrations"/>
        <w:tabs>
          <w:tab w:val="right" w:leader="dot" w:pos="9016"/>
        </w:tabs>
        <w:rPr>
          <w:ins w:id="784" w:author="Michael LABARRE" w:date="2021-03-12T20:12:00Z"/>
          <w:del w:id="785" w:author="Heritiana" w:date="2021-03-19T16:00:00Z"/>
          <w:rFonts w:asciiTheme="minorHAnsi" w:eastAsiaTheme="minorEastAsia" w:hAnsiTheme="minorHAnsi" w:cstheme="minorBidi"/>
          <w:noProof/>
          <w:color w:val="auto"/>
        </w:rPr>
      </w:pPr>
      <w:ins w:id="786" w:author="Michael LABARRE" w:date="2021-03-12T20:12:00Z">
        <w:del w:id="787" w:author="Heritiana" w:date="2021-03-19T16:00:00Z">
          <w:r w:rsidRPr="00FE346B" w:rsidDel="007E6FB2">
            <w:rPr>
              <w:rStyle w:val="Lienhypertexte"/>
              <w:noProof/>
            </w:rPr>
            <w:delText>Figure 6: Notification sur la barre des états</w:delText>
          </w:r>
          <w:r w:rsidDel="007E6FB2">
            <w:rPr>
              <w:noProof/>
              <w:webHidden/>
            </w:rPr>
            <w:tab/>
            <w:delText>9</w:delText>
          </w:r>
        </w:del>
      </w:ins>
    </w:p>
    <w:p w14:paraId="2D8E7896" w14:textId="77777777" w:rsidR="00E26CAC" w:rsidDel="007E6FB2" w:rsidRDefault="00E26CAC">
      <w:pPr>
        <w:pStyle w:val="Tabledesillustrations"/>
        <w:tabs>
          <w:tab w:val="right" w:leader="dot" w:pos="9016"/>
        </w:tabs>
        <w:rPr>
          <w:ins w:id="788" w:author="Michael LABARRE" w:date="2021-03-12T20:12:00Z"/>
          <w:del w:id="789" w:author="Heritiana" w:date="2021-03-19T16:00:00Z"/>
          <w:rFonts w:asciiTheme="minorHAnsi" w:eastAsiaTheme="minorEastAsia" w:hAnsiTheme="minorHAnsi" w:cstheme="minorBidi"/>
          <w:noProof/>
          <w:color w:val="auto"/>
        </w:rPr>
      </w:pPr>
      <w:ins w:id="790" w:author="Michael LABARRE" w:date="2021-03-12T20:12:00Z">
        <w:del w:id="791" w:author="Heritiana" w:date="2021-03-19T16:00:00Z">
          <w:r w:rsidRPr="00FE346B" w:rsidDel="007E6FB2">
            <w:rPr>
              <w:rStyle w:val="Lienhypertexte"/>
              <w:noProof/>
            </w:rPr>
            <w:delText>Figure 7: Notifications dans le Tableau de Bord</w:delText>
          </w:r>
          <w:r w:rsidDel="007E6FB2">
            <w:rPr>
              <w:noProof/>
              <w:webHidden/>
            </w:rPr>
            <w:tab/>
            <w:delText>9</w:delText>
          </w:r>
        </w:del>
      </w:ins>
    </w:p>
    <w:p w14:paraId="4DB4E104" w14:textId="77777777" w:rsidR="00E26CAC" w:rsidDel="007E6FB2" w:rsidRDefault="00E26CAC">
      <w:pPr>
        <w:pStyle w:val="Tabledesillustrations"/>
        <w:tabs>
          <w:tab w:val="right" w:leader="dot" w:pos="9016"/>
        </w:tabs>
        <w:rPr>
          <w:ins w:id="792" w:author="Michael LABARRE" w:date="2021-03-12T20:12:00Z"/>
          <w:del w:id="793" w:author="Heritiana" w:date="2021-03-19T16:00:00Z"/>
          <w:rFonts w:asciiTheme="minorHAnsi" w:eastAsiaTheme="minorEastAsia" w:hAnsiTheme="minorHAnsi" w:cstheme="minorBidi"/>
          <w:noProof/>
          <w:color w:val="auto"/>
        </w:rPr>
      </w:pPr>
      <w:ins w:id="794" w:author="Michael LABARRE" w:date="2021-03-12T20:12:00Z">
        <w:del w:id="795" w:author="Heritiana" w:date="2021-03-19T16:00:00Z">
          <w:r w:rsidRPr="00FE346B" w:rsidDel="007E6FB2">
            <w:rPr>
              <w:rStyle w:val="Lienhypertexte"/>
              <w:noProof/>
              <w:highlight w:val="yellow"/>
            </w:rPr>
            <w:delText>Figure 9. Accès au répertoire dédié</w:delText>
          </w:r>
          <w:r w:rsidDel="007E6FB2">
            <w:rPr>
              <w:noProof/>
              <w:webHidden/>
            </w:rPr>
            <w:tab/>
            <w:delText>11</w:delText>
          </w:r>
        </w:del>
      </w:ins>
    </w:p>
    <w:p w14:paraId="2F293E15" w14:textId="77777777" w:rsidR="00E26CAC" w:rsidDel="007E6FB2" w:rsidRDefault="00E26CAC">
      <w:pPr>
        <w:pStyle w:val="Tabledesillustrations"/>
        <w:tabs>
          <w:tab w:val="right" w:leader="dot" w:pos="9016"/>
        </w:tabs>
        <w:rPr>
          <w:ins w:id="796" w:author="Michael LABARRE" w:date="2021-03-12T20:12:00Z"/>
          <w:del w:id="797" w:author="Heritiana" w:date="2021-03-19T16:00:00Z"/>
          <w:rFonts w:asciiTheme="minorHAnsi" w:eastAsiaTheme="minorEastAsia" w:hAnsiTheme="minorHAnsi" w:cstheme="minorBidi"/>
          <w:noProof/>
          <w:color w:val="auto"/>
        </w:rPr>
      </w:pPr>
      <w:ins w:id="798" w:author="Michael LABARRE" w:date="2021-03-12T20:12:00Z">
        <w:del w:id="799" w:author="Heritiana" w:date="2021-03-19T16:00:00Z">
          <w:r w:rsidRPr="00FE346B" w:rsidDel="007E6FB2">
            <w:rPr>
              <w:rStyle w:val="Lienhypertexte"/>
              <w:noProof/>
              <w:highlight w:val="yellow"/>
            </w:rPr>
            <w:delText>Figure 10. Utilisation du type confidentiel à l'upload de document</w:delText>
          </w:r>
          <w:r w:rsidDel="007E6FB2">
            <w:rPr>
              <w:noProof/>
              <w:webHidden/>
            </w:rPr>
            <w:tab/>
            <w:delText>12</w:delText>
          </w:r>
        </w:del>
      </w:ins>
    </w:p>
    <w:p w14:paraId="5C3F671F" w14:textId="77777777" w:rsidR="00E26CAC" w:rsidDel="007E6FB2" w:rsidRDefault="00E26CAC">
      <w:pPr>
        <w:pStyle w:val="Tabledesillustrations"/>
        <w:tabs>
          <w:tab w:val="right" w:leader="dot" w:pos="9016"/>
        </w:tabs>
        <w:rPr>
          <w:ins w:id="800" w:author="Michael LABARRE" w:date="2021-03-12T20:12:00Z"/>
          <w:del w:id="801" w:author="Heritiana" w:date="2021-03-19T16:00:00Z"/>
          <w:rFonts w:asciiTheme="minorHAnsi" w:eastAsiaTheme="minorEastAsia" w:hAnsiTheme="minorHAnsi" w:cstheme="minorBidi"/>
          <w:noProof/>
          <w:color w:val="auto"/>
        </w:rPr>
      </w:pPr>
      <w:ins w:id="802" w:author="Michael LABARRE" w:date="2021-03-12T20:12:00Z">
        <w:del w:id="803" w:author="Heritiana" w:date="2021-03-19T16:00:00Z">
          <w:r w:rsidRPr="00FE346B" w:rsidDel="007E6FB2">
            <w:rPr>
              <w:rStyle w:val="Lienhypertexte"/>
              <w:noProof/>
              <w:highlight w:val="yellow"/>
            </w:rPr>
            <w:delText>Figure 11. Document stocké automatiquement dans le répertoire ARSM après upload</w:delText>
          </w:r>
          <w:r w:rsidDel="007E6FB2">
            <w:rPr>
              <w:noProof/>
              <w:webHidden/>
            </w:rPr>
            <w:tab/>
            <w:delText>12</w:delText>
          </w:r>
        </w:del>
      </w:ins>
    </w:p>
    <w:p w14:paraId="0763F2A5" w14:textId="77777777" w:rsidR="00E26CAC" w:rsidDel="007E6FB2" w:rsidRDefault="00E26CAC">
      <w:pPr>
        <w:pStyle w:val="Tabledesillustrations"/>
        <w:tabs>
          <w:tab w:val="right" w:leader="dot" w:pos="9016"/>
        </w:tabs>
        <w:rPr>
          <w:ins w:id="804" w:author="Michael LABARRE" w:date="2021-03-12T20:12:00Z"/>
          <w:del w:id="805" w:author="Heritiana" w:date="2021-03-19T16:00:00Z"/>
          <w:rFonts w:asciiTheme="minorHAnsi" w:eastAsiaTheme="minorEastAsia" w:hAnsiTheme="minorHAnsi" w:cstheme="minorBidi"/>
          <w:noProof/>
          <w:color w:val="auto"/>
        </w:rPr>
      </w:pPr>
      <w:ins w:id="806" w:author="Michael LABARRE" w:date="2021-03-12T20:12:00Z">
        <w:del w:id="807" w:author="Heritiana" w:date="2021-03-19T16:00:00Z">
          <w:r w:rsidRPr="00FE346B" w:rsidDel="007E6FB2">
            <w:rPr>
              <w:rStyle w:val="Lienhypertexte"/>
              <w:noProof/>
              <w:highlight w:val="yellow"/>
            </w:rPr>
            <w:delText>Figure 12. Envoi des documents au SFD</w:delText>
          </w:r>
          <w:r w:rsidDel="007E6FB2">
            <w:rPr>
              <w:noProof/>
              <w:webHidden/>
            </w:rPr>
            <w:tab/>
            <w:delText>13</w:delText>
          </w:r>
        </w:del>
      </w:ins>
    </w:p>
    <w:p w14:paraId="20606A60" w14:textId="77777777" w:rsidR="00E26CAC" w:rsidDel="007E6FB2" w:rsidRDefault="00E26CAC">
      <w:pPr>
        <w:pStyle w:val="Tabledesillustrations"/>
        <w:tabs>
          <w:tab w:val="right" w:leader="dot" w:pos="9016"/>
        </w:tabs>
        <w:rPr>
          <w:ins w:id="808" w:author="Michael LABARRE" w:date="2021-03-12T20:12:00Z"/>
          <w:del w:id="809" w:author="Heritiana" w:date="2021-03-19T16:00:00Z"/>
          <w:rFonts w:asciiTheme="minorHAnsi" w:eastAsiaTheme="minorEastAsia" w:hAnsiTheme="minorHAnsi" w:cstheme="minorBidi"/>
          <w:noProof/>
          <w:color w:val="auto"/>
        </w:rPr>
      </w:pPr>
      <w:ins w:id="810" w:author="Michael LABARRE" w:date="2021-03-12T20:12:00Z">
        <w:del w:id="811" w:author="Heritiana" w:date="2021-03-19T16:00:00Z">
          <w:r w:rsidRPr="00FE346B" w:rsidDel="007E6FB2">
            <w:rPr>
              <w:rStyle w:val="Lienhypertexte"/>
              <w:noProof/>
              <w:highlight w:val="yellow"/>
            </w:rPr>
            <w:delText>Figure 13. Sélection du type de document à envoyer</w:delText>
          </w:r>
          <w:r w:rsidDel="007E6FB2">
            <w:rPr>
              <w:noProof/>
              <w:webHidden/>
            </w:rPr>
            <w:tab/>
            <w:delText>13</w:delText>
          </w:r>
        </w:del>
      </w:ins>
    </w:p>
    <w:p w14:paraId="2DDDB4D3" w14:textId="77777777" w:rsidR="00E26CAC" w:rsidDel="007E6FB2" w:rsidRDefault="00E26CAC">
      <w:pPr>
        <w:pStyle w:val="Tabledesillustrations"/>
        <w:tabs>
          <w:tab w:val="right" w:leader="dot" w:pos="9016"/>
        </w:tabs>
        <w:rPr>
          <w:ins w:id="812" w:author="Michael LABARRE" w:date="2021-03-12T20:12:00Z"/>
          <w:del w:id="813" w:author="Heritiana" w:date="2021-03-19T16:00:00Z"/>
          <w:rFonts w:asciiTheme="minorHAnsi" w:eastAsiaTheme="minorEastAsia" w:hAnsiTheme="minorHAnsi" w:cstheme="minorBidi"/>
          <w:noProof/>
          <w:color w:val="auto"/>
        </w:rPr>
      </w:pPr>
      <w:ins w:id="814" w:author="Michael LABARRE" w:date="2021-03-12T20:12:00Z">
        <w:del w:id="815" w:author="Heritiana" w:date="2021-03-19T16:00:00Z">
          <w:r w:rsidRPr="00FE346B" w:rsidDel="007E6FB2">
            <w:rPr>
              <w:rStyle w:val="Lienhypertexte"/>
              <w:noProof/>
              <w:highlight w:val="yellow"/>
            </w:rPr>
            <w:delText>Figure 14. Vérification du document au niveau du répertoire du SFD</w:delText>
          </w:r>
          <w:r w:rsidDel="007E6FB2">
            <w:rPr>
              <w:noProof/>
              <w:webHidden/>
            </w:rPr>
            <w:tab/>
            <w:delText>14</w:delText>
          </w:r>
        </w:del>
      </w:ins>
    </w:p>
    <w:p w14:paraId="2D6ED53A" w14:textId="77777777" w:rsidR="00E26CAC" w:rsidDel="007E6FB2" w:rsidRDefault="00E26CAC">
      <w:pPr>
        <w:pStyle w:val="Tabledesillustrations"/>
        <w:tabs>
          <w:tab w:val="right" w:leader="dot" w:pos="9016"/>
        </w:tabs>
        <w:rPr>
          <w:ins w:id="816" w:author="Michael LABARRE" w:date="2021-03-12T20:12:00Z"/>
          <w:del w:id="817" w:author="Heritiana" w:date="2021-03-19T16:00:00Z"/>
          <w:rFonts w:asciiTheme="minorHAnsi" w:eastAsiaTheme="minorEastAsia" w:hAnsiTheme="minorHAnsi" w:cstheme="minorBidi"/>
          <w:noProof/>
          <w:color w:val="auto"/>
        </w:rPr>
      </w:pPr>
      <w:ins w:id="818" w:author="Michael LABARRE" w:date="2021-03-12T20:12:00Z">
        <w:del w:id="819" w:author="Heritiana" w:date="2021-03-19T16:00:00Z">
          <w:r w:rsidRPr="00FE346B" w:rsidDel="007E6FB2">
            <w:rPr>
              <w:rStyle w:val="Lienhypertexte"/>
              <w:noProof/>
              <w:highlight w:val="yellow"/>
            </w:rPr>
            <w:delText>Figure 15. Définition de droit d'accès au répertoire commun aux SFD</w:delText>
          </w:r>
          <w:r w:rsidDel="007E6FB2">
            <w:rPr>
              <w:noProof/>
              <w:webHidden/>
            </w:rPr>
            <w:tab/>
            <w:delText>14</w:delText>
          </w:r>
        </w:del>
      </w:ins>
    </w:p>
    <w:p w14:paraId="0FF6CBFE" w14:textId="77777777" w:rsidR="00E26CAC" w:rsidDel="007E6FB2" w:rsidRDefault="00E26CAC">
      <w:pPr>
        <w:pStyle w:val="Tabledesillustrations"/>
        <w:tabs>
          <w:tab w:val="right" w:leader="dot" w:pos="9016"/>
        </w:tabs>
        <w:rPr>
          <w:ins w:id="820" w:author="Michael LABARRE" w:date="2021-03-12T20:12:00Z"/>
          <w:del w:id="821" w:author="Heritiana" w:date="2021-03-19T16:00:00Z"/>
          <w:rFonts w:asciiTheme="minorHAnsi" w:eastAsiaTheme="minorEastAsia" w:hAnsiTheme="minorHAnsi" w:cstheme="minorBidi"/>
          <w:noProof/>
          <w:color w:val="auto"/>
        </w:rPr>
      </w:pPr>
      <w:ins w:id="822" w:author="Michael LABARRE" w:date="2021-03-12T20:12:00Z">
        <w:del w:id="823" w:author="Heritiana" w:date="2021-03-19T16:00:00Z">
          <w:r w:rsidRPr="00FE346B" w:rsidDel="007E6FB2">
            <w:rPr>
              <w:rStyle w:val="Lienhypertexte"/>
              <w:noProof/>
              <w:highlight w:val="yellow"/>
            </w:rPr>
            <w:delText>Figure 16. Upload de document dans le répertoire destiné aux SFD</w:delText>
          </w:r>
          <w:r w:rsidDel="007E6FB2">
            <w:rPr>
              <w:noProof/>
              <w:webHidden/>
            </w:rPr>
            <w:tab/>
            <w:delText>15</w:delText>
          </w:r>
        </w:del>
      </w:ins>
    </w:p>
    <w:p w14:paraId="09FC926A" w14:textId="77777777" w:rsidR="00E26CAC" w:rsidDel="007E6FB2" w:rsidRDefault="00E26CAC">
      <w:pPr>
        <w:pStyle w:val="Tabledesillustrations"/>
        <w:tabs>
          <w:tab w:val="right" w:leader="dot" w:pos="9016"/>
        </w:tabs>
        <w:rPr>
          <w:ins w:id="824" w:author="Michael LABARRE" w:date="2021-03-12T20:12:00Z"/>
          <w:del w:id="825" w:author="Heritiana" w:date="2021-03-19T16:00:00Z"/>
          <w:rFonts w:asciiTheme="minorHAnsi" w:eastAsiaTheme="minorEastAsia" w:hAnsiTheme="minorHAnsi" w:cstheme="minorBidi"/>
          <w:noProof/>
          <w:color w:val="auto"/>
        </w:rPr>
      </w:pPr>
      <w:ins w:id="826" w:author="Michael LABARRE" w:date="2021-03-12T20:12:00Z">
        <w:del w:id="827" w:author="Heritiana" w:date="2021-03-19T16:00:00Z">
          <w:r w:rsidRPr="00FE346B" w:rsidDel="007E6FB2">
            <w:rPr>
              <w:rStyle w:val="Lienhypertexte"/>
              <w:noProof/>
              <w:highlight w:val="yellow"/>
            </w:rPr>
            <w:delText>Figure 17. Notification de réception de document</w:delText>
          </w:r>
          <w:r w:rsidDel="007E6FB2">
            <w:rPr>
              <w:noProof/>
              <w:webHidden/>
            </w:rPr>
            <w:tab/>
            <w:delText>15</w:delText>
          </w:r>
        </w:del>
      </w:ins>
    </w:p>
    <w:p w14:paraId="39899665" w14:textId="77777777" w:rsidR="00E26CAC" w:rsidDel="007E6FB2" w:rsidRDefault="00E26CAC">
      <w:pPr>
        <w:pStyle w:val="Tabledesillustrations"/>
        <w:tabs>
          <w:tab w:val="right" w:leader="dot" w:pos="9016"/>
        </w:tabs>
        <w:rPr>
          <w:ins w:id="828" w:author="Michael LABARRE" w:date="2021-03-12T20:12:00Z"/>
          <w:del w:id="829" w:author="Heritiana" w:date="2021-03-19T16:00:00Z"/>
          <w:rFonts w:asciiTheme="minorHAnsi" w:eastAsiaTheme="minorEastAsia" w:hAnsiTheme="minorHAnsi" w:cstheme="minorBidi"/>
          <w:noProof/>
          <w:color w:val="auto"/>
        </w:rPr>
      </w:pPr>
      <w:ins w:id="830" w:author="Michael LABARRE" w:date="2021-03-12T20:12:00Z">
        <w:del w:id="831" w:author="Heritiana" w:date="2021-03-19T16:00:00Z">
          <w:r w:rsidRPr="00FE346B" w:rsidDel="007E6FB2">
            <w:rPr>
              <w:rStyle w:val="Lienhypertexte"/>
              <w:noProof/>
              <w:highlight w:val="yellow"/>
            </w:rPr>
            <w:delText>Figure 18. Affichage du document dans le répertoire commun aux SFD</w:delText>
          </w:r>
          <w:r w:rsidDel="007E6FB2">
            <w:rPr>
              <w:noProof/>
              <w:webHidden/>
            </w:rPr>
            <w:tab/>
            <w:delText>16</w:delText>
          </w:r>
        </w:del>
      </w:ins>
    </w:p>
    <w:p w14:paraId="6E5B68C5" w14:textId="77777777" w:rsidR="00E26CAC" w:rsidDel="007E6FB2" w:rsidRDefault="00E26CAC">
      <w:pPr>
        <w:pStyle w:val="Tabledesillustrations"/>
        <w:tabs>
          <w:tab w:val="right" w:leader="dot" w:pos="9016"/>
        </w:tabs>
        <w:rPr>
          <w:ins w:id="832" w:author="Michael LABARRE" w:date="2021-03-12T20:12:00Z"/>
          <w:del w:id="833" w:author="Heritiana" w:date="2021-03-19T16:00:00Z"/>
          <w:rFonts w:asciiTheme="minorHAnsi" w:eastAsiaTheme="minorEastAsia" w:hAnsiTheme="minorHAnsi" w:cstheme="minorBidi"/>
          <w:noProof/>
          <w:color w:val="auto"/>
        </w:rPr>
      </w:pPr>
      <w:ins w:id="834" w:author="Michael LABARRE" w:date="2021-03-12T20:12:00Z">
        <w:del w:id="835" w:author="Heritiana" w:date="2021-03-19T16:00:00Z">
          <w:r w:rsidRPr="00FE346B" w:rsidDel="007E6FB2">
            <w:rPr>
              <w:rStyle w:val="Lienhypertexte"/>
              <w:noProof/>
            </w:rPr>
            <w:delText>Figure 19: Ecran d'accueil OpenKM</w:delText>
          </w:r>
          <w:r w:rsidDel="007E6FB2">
            <w:rPr>
              <w:noProof/>
              <w:webHidden/>
            </w:rPr>
            <w:tab/>
            <w:delText>17</w:delText>
          </w:r>
        </w:del>
      </w:ins>
    </w:p>
    <w:p w14:paraId="43CF43BA" w14:textId="77777777" w:rsidR="00E26CAC" w:rsidDel="007E6FB2" w:rsidRDefault="00E26CAC">
      <w:pPr>
        <w:pStyle w:val="Tabledesillustrations"/>
        <w:tabs>
          <w:tab w:val="right" w:leader="dot" w:pos="9016"/>
        </w:tabs>
        <w:rPr>
          <w:ins w:id="836" w:author="Michael LABARRE" w:date="2021-03-12T20:12:00Z"/>
          <w:del w:id="837" w:author="Heritiana" w:date="2021-03-19T16:00:00Z"/>
          <w:rFonts w:asciiTheme="minorHAnsi" w:eastAsiaTheme="minorEastAsia" w:hAnsiTheme="minorHAnsi" w:cstheme="minorBidi"/>
          <w:noProof/>
          <w:color w:val="auto"/>
        </w:rPr>
      </w:pPr>
      <w:ins w:id="838" w:author="Michael LABARRE" w:date="2021-03-12T20:12:00Z">
        <w:del w:id="839" w:author="Heritiana" w:date="2021-03-19T16:00:00Z">
          <w:r w:rsidRPr="00FE346B" w:rsidDel="007E6FB2">
            <w:rPr>
              <w:rStyle w:val="Lienhypertexte"/>
              <w:noProof/>
            </w:rPr>
            <w:delText>Figure 20: Erreur d'authentification</w:delText>
          </w:r>
          <w:r w:rsidDel="007E6FB2">
            <w:rPr>
              <w:noProof/>
              <w:webHidden/>
            </w:rPr>
            <w:tab/>
            <w:delText>18</w:delText>
          </w:r>
        </w:del>
      </w:ins>
    </w:p>
    <w:p w14:paraId="016621A6" w14:textId="77777777" w:rsidR="00E26CAC" w:rsidDel="007E6FB2" w:rsidRDefault="00E26CAC">
      <w:pPr>
        <w:pStyle w:val="Tabledesillustrations"/>
        <w:tabs>
          <w:tab w:val="right" w:leader="dot" w:pos="9016"/>
        </w:tabs>
        <w:rPr>
          <w:ins w:id="840" w:author="Michael LABARRE" w:date="2021-03-12T20:12:00Z"/>
          <w:del w:id="841" w:author="Heritiana" w:date="2021-03-19T16:00:00Z"/>
          <w:rFonts w:asciiTheme="minorHAnsi" w:eastAsiaTheme="minorEastAsia" w:hAnsiTheme="minorHAnsi" w:cstheme="minorBidi"/>
          <w:noProof/>
          <w:color w:val="auto"/>
        </w:rPr>
      </w:pPr>
      <w:ins w:id="842" w:author="Michael LABARRE" w:date="2021-03-12T20:12:00Z">
        <w:del w:id="843" w:author="Heritiana" w:date="2021-03-19T16:00:00Z">
          <w:r w:rsidRPr="00FE346B" w:rsidDel="007E6FB2">
            <w:rPr>
              <w:rStyle w:val="Lienhypertexte"/>
              <w:noProof/>
            </w:rPr>
            <w:delText>Figure 21: Confirmation de l'identité de l’utilisateur en cas d’oubli de mot de passe</w:delText>
          </w:r>
          <w:r w:rsidDel="007E6FB2">
            <w:rPr>
              <w:noProof/>
              <w:webHidden/>
            </w:rPr>
            <w:tab/>
            <w:delText>18</w:delText>
          </w:r>
        </w:del>
      </w:ins>
    </w:p>
    <w:p w14:paraId="46258012" w14:textId="77777777" w:rsidR="00E26CAC" w:rsidDel="007E6FB2" w:rsidRDefault="00E26CAC">
      <w:pPr>
        <w:pStyle w:val="Tabledesillustrations"/>
        <w:tabs>
          <w:tab w:val="right" w:leader="dot" w:pos="9016"/>
        </w:tabs>
        <w:rPr>
          <w:ins w:id="844" w:author="Michael LABARRE" w:date="2021-03-12T20:12:00Z"/>
          <w:del w:id="845" w:author="Heritiana" w:date="2021-03-19T16:00:00Z"/>
          <w:rFonts w:asciiTheme="minorHAnsi" w:eastAsiaTheme="minorEastAsia" w:hAnsiTheme="minorHAnsi" w:cstheme="minorBidi"/>
          <w:noProof/>
          <w:color w:val="auto"/>
        </w:rPr>
      </w:pPr>
      <w:ins w:id="846" w:author="Michael LABARRE" w:date="2021-03-12T20:12:00Z">
        <w:del w:id="847" w:author="Heritiana" w:date="2021-03-19T16:00:00Z">
          <w:r w:rsidRPr="00FE346B" w:rsidDel="007E6FB2">
            <w:rPr>
              <w:rStyle w:val="Lienhypertexte"/>
              <w:noProof/>
            </w:rPr>
            <w:delText>Figure 22: Mail de réinitialisation de mot de passe</w:delText>
          </w:r>
          <w:r w:rsidDel="007E6FB2">
            <w:rPr>
              <w:noProof/>
              <w:webHidden/>
            </w:rPr>
            <w:tab/>
            <w:delText>19</w:delText>
          </w:r>
        </w:del>
      </w:ins>
    </w:p>
    <w:p w14:paraId="27AF172C" w14:textId="77777777" w:rsidR="00E26CAC" w:rsidDel="007E6FB2" w:rsidRDefault="00E26CAC">
      <w:pPr>
        <w:pStyle w:val="Tabledesillustrations"/>
        <w:tabs>
          <w:tab w:val="right" w:leader="dot" w:pos="9016"/>
        </w:tabs>
        <w:rPr>
          <w:ins w:id="848" w:author="Michael LABARRE" w:date="2021-03-12T20:12:00Z"/>
          <w:del w:id="849" w:author="Heritiana" w:date="2021-03-19T16:00:00Z"/>
          <w:rFonts w:asciiTheme="minorHAnsi" w:eastAsiaTheme="minorEastAsia" w:hAnsiTheme="minorHAnsi" w:cstheme="minorBidi"/>
          <w:noProof/>
          <w:color w:val="auto"/>
        </w:rPr>
      </w:pPr>
      <w:ins w:id="850" w:author="Michael LABARRE" w:date="2021-03-12T20:12:00Z">
        <w:del w:id="851" w:author="Heritiana" w:date="2021-03-19T16:00:00Z">
          <w:r w:rsidRPr="00FE346B" w:rsidDel="007E6FB2">
            <w:rPr>
              <w:rStyle w:val="Lienhypertexte"/>
              <w:noProof/>
            </w:rPr>
            <w:delText>Figure 23: Sortie d’OpenKM</w:delText>
          </w:r>
          <w:r w:rsidDel="007E6FB2">
            <w:rPr>
              <w:noProof/>
              <w:webHidden/>
            </w:rPr>
            <w:tab/>
            <w:delText>19</w:delText>
          </w:r>
        </w:del>
      </w:ins>
    </w:p>
    <w:p w14:paraId="0318AFC1" w14:textId="77777777" w:rsidR="00E26CAC" w:rsidDel="007E6FB2" w:rsidRDefault="00E26CAC">
      <w:pPr>
        <w:pStyle w:val="Tabledesillustrations"/>
        <w:tabs>
          <w:tab w:val="right" w:leader="dot" w:pos="9016"/>
        </w:tabs>
        <w:rPr>
          <w:ins w:id="852" w:author="Michael LABARRE" w:date="2021-03-12T20:12:00Z"/>
          <w:del w:id="853" w:author="Heritiana" w:date="2021-03-19T16:00:00Z"/>
          <w:rFonts w:asciiTheme="minorHAnsi" w:eastAsiaTheme="minorEastAsia" w:hAnsiTheme="minorHAnsi" w:cstheme="minorBidi"/>
          <w:noProof/>
          <w:color w:val="auto"/>
        </w:rPr>
      </w:pPr>
      <w:ins w:id="854" w:author="Michael LABARRE" w:date="2021-03-12T20:12:00Z">
        <w:del w:id="855" w:author="Heritiana" w:date="2021-03-19T16:00:00Z">
          <w:r w:rsidRPr="00FE346B" w:rsidDel="007E6FB2">
            <w:rPr>
              <w:rStyle w:val="Lienhypertexte"/>
              <w:noProof/>
            </w:rPr>
            <w:delText>Figure 24:Bureau de travail - ARSM</w:delText>
          </w:r>
          <w:r w:rsidDel="007E6FB2">
            <w:rPr>
              <w:noProof/>
              <w:webHidden/>
            </w:rPr>
            <w:tab/>
            <w:delText>21</w:delText>
          </w:r>
        </w:del>
      </w:ins>
    </w:p>
    <w:p w14:paraId="651B3E80" w14:textId="77777777" w:rsidR="00E26CAC" w:rsidDel="007E6FB2" w:rsidRDefault="00E26CAC">
      <w:pPr>
        <w:pStyle w:val="Tabledesillustrations"/>
        <w:tabs>
          <w:tab w:val="right" w:leader="dot" w:pos="9016"/>
        </w:tabs>
        <w:rPr>
          <w:ins w:id="856" w:author="Michael LABARRE" w:date="2021-03-12T20:12:00Z"/>
          <w:del w:id="857" w:author="Heritiana" w:date="2021-03-19T16:00:00Z"/>
          <w:rFonts w:asciiTheme="minorHAnsi" w:eastAsiaTheme="minorEastAsia" w:hAnsiTheme="minorHAnsi" w:cstheme="minorBidi"/>
          <w:noProof/>
          <w:color w:val="auto"/>
        </w:rPr>
      </w:pPr>
      <w:ins w:id="858" w:author="Michael LABARRE" w:date="2021-03-12T20:12:00Z">
        <w:del w:id="859" w:author="Heritiana" w:date="2021-03-19T16:00:00Z">
          <w:r w:rsidRPr="00FE346B" w:rsidDel="007E6FB2">
            <w:rPr>
              <w:rStyle w:val="Lienhypertexte"/>
              <w:noProof/>
            </w:rPr>
            <w:delText>Figure 25: Menu - Fichier</w:delText>
          </w:r>
          <w:r w:rsidDel="007E6FB2">
            <w:rPr>
              <w:noProof/>
              <w:webHidden/>
            </w:rPr>
            <w:tab/>
            <w:delText>22</w:delText>
          </w:r>
        </w:del>
      </w:ins>
    </w:p>
    <w:p w14:paraId="6139A7F7" w14:textId="77777777" w:rsidR="00E26CAC" w:rsidDel="007E6FB2" w:rsidRDefault="00E26CAC">
      <w:pPr>
        <w:pStyle w:val="Tabledesillustrations"/>
        <w:tabs>
          <w:tab w:val="right" w:leader="dot" w:pos="9016"/>
        </w:tabs>
        <w:rPr>
          <w:ins w:id="860" w:author="Michael LABARRE" w:date="2021-03-12T20:12:00Z"/>
          <w:del w:id="861" w:author="Heritiana" w:date="2021-03-19T16:00:00Z"/>
          <w:rFonts w:asciiTheme="minorHAnsi" w:eastAsiaTheme="minorEastAsia" w:hAnsiTheme="minorHAnsi" w:cstheme="minorBidi"/>
          <w:noProof/>
          <w:color w:val="auto"/>
        </w:rPr>
      </w:pPr>
      <w:ins w:id="862" w:author="Michael LABARRE" w:date="2021-03-12T20:12:00Z">
        <w:del w:id="863" w:author="Heritiana" w:date="2021-03-19T16:00:00Z">
          <w:r w:rsidRPr="00FE346B" w:rsidDel="007E6FB2">
            <w:rPr>
              <w:rStyle w:val="Lienhypertexte"/>
              <w:noProof/>
            </w:rPr>
            <w:delText>Figure 26: Menu - Edition</w:delText>
          </w:r>
          <w:r w:rsidDel="007E6FB2">
            <w:rPr>
              <w:noProof/>
              <w:webHidden/>
            </w:rPr>
            <w:tab/>
            <w:delText>23</w:delText>
          </w:r>
        </w:del>
      </w:ins>
    </w:p>
    <w:p w14:paraId="7BED9C0C" w14:textId="77777777" w:rsidR="00E26CAC" w:rsidDel="007E6FB2" w:rsidRDefault="00E26CAC">
      <w:pPr>
        <w:pStyle w:val="Tabledesillustrations"/>
        <w:tabs>
          <w:tab w:val="right" w:leader="dot" w:pos="9016"/>
        </w:tabs>
        <w:rPr>
          <w:ins w:id="864" w:author="Michael LABARRE" w:date="2021-03-12T20:12:00Z"/>
          <w:del w:id="865" w:author="Heritiana" w:date="2021-03-19T16:00:00Z"/>
          <w:rFonts w:asciiTheme="minorHAnsi" w:eastAsiaTheme="minorEastAsia" w:hAnsiTheme="minorHAnsi" w:cstheme="minorBidi"/>
          <w:noProof/>
          <w:color w:val="auto"/>
        </w:rPr>
      </w:pPr>
      <w:ins w:id="866" w:author="Michael LABARRE" w:date="2021-03-12T20:12:00Z">
        <w:del w:id="867" w:author="Heritiana" w:date="2021-03-19T16:00:00Z">
          <w:r w:rsidRPr="00FE346B" w:rsidDel="007E6FB2">
            <w:rPr>
              <w:rStyle w:val="Lienhypertexte"/>
              <w:noProof/>
            </w:rPr>
            <w:delText>Figure 27: Menu - Outils</w:delText>
          </w:r>
          <w:r w:rsidDel="007E6FB2">
            <w:rPr>
              <w:noProof/>
              <w:webHidden/>
            </w:rPr>
            <w:tab/>
            <w:delText>24</w:delText>
          </w:r>
        </w:del>
      </w:ins>
    </w:p>
    <w:p w14:paraId="65887916" w14:textId="77777777" w:rsidR="00E26CAC" w:rsidDel="007E6FB2" w:rsidRDefault="00E26CAC">
      <w:pPr>
        <w:pStyle w:val="Tabledesillustrations"/>
        <w:tabs>
          <w:tab w:val="right" w:leader="dot" w:pos="9016"/>
        </w:tabs>
        <w:rPr>
          <w:ins w:id="868" w:author="Michael LABARRE" w:date="2021-03-12T20:12:00Z"/>
          <w:del w:id="869" w:author="Heritiana" w:date="2021-03-19T16:00:00Z"/>
          <w:rFonts w:asciiTheme="minorHAnsi" w:eastAsiaTheme="minorEastAsia" w:hAnsiTheme="minorHAnsi" w:cstheme="minorBidi"/>
          <w:noProof/>
          <w:color w:val="auto"/>
        </w:rPr>
      </w:pPr>
      <w:ins w:id="870" w:author="Michael LABARRE" w:date="2021-03-12T20:12:00Z">
        <w:del w:id="871" w:author="Heritiana" w:date="2021-03-19T16:00:00Z">
          <w:r w:rsidRPr="00FE346B" w:rsidDel="007E6FB2">
            <w:rPr>
              <w:rStyle w:val="Lienhypertexte"/>
              <w:noProof/>
            </w:rPr>
            <w:delText>Figure 28: Menu - Signets</w:delText>
          </w:r>
          <w:r w:rsidDel="007E6FB2">
            <w:rPr>
              <w:noProof/>
              <w:webHidden/>
            </w:rPr>
            <w:tab/>
            <w:delText>24</w:delText>
          </w:r>
        </w:del>
      </w:ins>
    </w:p>
    <w:p w14:paraId="3F9A1D3B" w14:textId="77777777" w:rsidR="00E26CAC" w:rsidDel="007E6FB2" w:rsidRDefault="00E26CAC">
      <w:pPr>
        <w:pStyle w:val="Tabledesillustrations"/>
        <w:tabs>
          <w:tab w:val="right" w:leader="dot" w:pos="9016"/>
        </w:tabs>
        <w:rPr>
          <w:ins w:id="872" w:author="Michael LABARRE" w:date="2021-03-12T20:12:00Z"/>
          <w:del w:id="873" w:author="Heritiana" w:date="2021-03-19T16:00:00Z"/>
          <w:rFonts w:asciiTheme="minorHAnsi" w:eastAsiaTheme="minorEastAsia" w:hAnsiTheme="minorHAnsi" w:cstheme="minorBidi"/>
          <w:noProof/>
          <w:color w:val="auto"/>
        </w:rPr>
      </w:pPr>
      <w:ins w:id="874" w:author="Michael LABARRE" w:date="2021-03-12T20:12:00Z">
        <w:del w:id="875" w:author="Heritiana" w:date="2021-03-19T16:00:00Z">
          <w:r w:rsidRPr="00FE346B" w:rsidDel="007E6FB2">
            <w:rPr>
              <w:rStyle w:val="Lienhypertexte"/>
              <w:noProof/>
            </w:rPr>
            <w:delText>Figure 29: Menu - Aide</w:delText>
          </w:r>
          <w:r w:rsidDel="007E6FB2">
            <w:rPr>
              <w:noProof/>
              <w:webHidden/>
            </w:rPr>
            <w:tab/>
            <w:delText>25</w:delText>
          </w:r>
        </w:del>
      </w:ins>
    </w:p>
    <w:p w14:paraId="16602AEA" w14:textId="77777777" w:rsidR="00E26CAC" w:rsidDel="007E6FB2" w:rsidRDefault="00E26CAC">
      <w:pPr>
        <w:pStyle w:val="Tabledesillustrations"/>
        <w:tabs>
          <w:tab w:val="right" w:leader="dot" w:pos="9016"/>
        </w:tabs>
        <w:rPr>
          <w:ins w:id="876" w:author="Michael LABARRE" w:date="2021-03-12T20:12:00Z"/>
          <w:del w:id="877" w:author="Heritiana" w:date="2021-03-19T16:00:00Z"/>
          <w:rFonts w:asciiTheme="minorHAnsi" w:eastAsiaTheme="minorEastAsia" w:hAnsiTheme="minorHAnsi" w:cstheme="minorBidi"/>
          <w:noProof/>
          <w:color w:val="auto"/>
        </w:rPr>
      </w:pPr>
      <w:ins w:id="878" w:author="Michael LABARRE" w:date="2021-03-12T20:12:00Z">
        <w:del w:id="879" w:author="Heritiana" w:date="2021-03-19T16:00:00Z">
          <w:r w:rsidRPr="00FE346B" w:rsidDel="007E6FB2">
            <w:rPr>
              <w:rStyle w:val="Lienhypertexte"/>
              <w:noProof/>
            </w:rPr>
            <w:delText>Figure 30: Clic droit sur des documents / dossiers appartenant à la taxonomie</w:delText>
          </w:r>
          <w:r w:rsidDel="007E6FB2">
            <w:rPr>
              <w:noProof/>
              <w:webHidden/>
            </w:rPr>
            <w:tab/>
            <w:delText>28</w:delText>
          </w:r>
        </w:del>
      </w:ins>
    </w:p>
    <w:p w14:paraId="025B1B9E" w14:textId="77777777" w:rsidR="00E26CAC" w:rsidDel="007E6FB2" w:rsidRDefault="00E26CAC">
      <w:pPr>
        <w:pStyle w:val="Tabledesillustrations"/>
        <w:tabs>
          <w:tab w:val="right" w:leader="dot" w:pos="9016"/>
        </w:tabs>
        <w:rPr>
          <w:ins w:id="880" w:author="Michael LABARRE" w:date="2021-03-12T20:12:00Z"/>
          <w:del w:id="881" w:author="Heritiana" w:date="2021-03-19T16:00:00Z"/>
          <w:rFonts w:asciiTheme="minorHAnsi" w:eastAsiaTheme="minorEastAsia" w:hAnsiTheme="minorHAnsi" w:cstheme="minorBidi"/>
          <w:noProof/>
          <w:color w:val="auto"/>
        </w:rPr>
      </w:pPr>
      <w:ins w:id="882" w:author="Michael LABARRE" w:date="2021-03-12T20:12:00Z">
        <w:del w:id="883" w:author="Heritiana" w:date="2021-03-19T16:00:00Z">
          <w:r w:rsidRPr="00FE346B" w:rsidDel="007E6FB2">
            <w:rPr>
              <w:rStyle w:val="Lienhypertexte"/>
              <w:noProof/>
            </w:rPr>
            <w:delText>Figure 31: Action massive sur le navigateur de documents</w:delText>
          </w:r>
          <w:r w:rsidDel="007E6FB2">
            <w:rPr>
              <w:noProof/>
              <w:webHidden/>
            </w:rPr>
            <w:tab/>
            <w:delText>28</w:delText>
          </w:r>
        </w:del>
      </w:ins>
    </w:p>
    <w:p w14:paraId="7C3F303F" w14:textId="77777777" w:rsidR="00E26CAC" w:rsidDel="007E6FB2" w:rsidRDefault="00E26CAC">
      <w:pPr>
        <w:pStyle w:val="Tabledesillustrations"/>
        <w:tabs>
          <w:tab w:val="right" w:leader="dot" w:pos="9016"/>
        </w:tabs>
        <w:rPr>
          <w:ins w:id="884" w:author="Michael LABARRE" w:date="2021-03-12T20:12:00Z"/>
          <w:del w:id="885" w:author="Heritiana" w:date="2021-03-19T16:00:00Z"/>
          <w:rFonts w:asciiTheme="minorHAnsi" w:eastAsiaTheme="minorEastAsia" w:hAnsiTheme="minorHAnsi" w:cstheme="minorBidi"/>
          <w:noProof/>
          <w:color w:val="auto"/>
        </w:rPr>
      </w:pPr>
      <w:ins w:id="886" w:author="Michael LABARRE" w:date="2021-03-12T20:12:00Z">
        <w:del w:id="887" w:author="Heritiana" w:date="2021-03-19T16:00:00Z">
          <w:r w:rsidRPr="00FE346B" w:rsidDel="007E6FB2">
            <w:rPr>
              <w:rStyle w:val="Lienhypertexte"/>
              <w:noProof/>
            </w:rPr>
            <w:delText>Figure 32: Moteur de recherche</w:delText>
          </w:r>
          <w:r w:rsidDel="007E6FB2">
            <w:rPr>
              <w:noProof/>
              <w:webHidden/>
            </w:rPr>
            <w:tab/>
            <w:delText>31</w:delText>
          </w:r>
        </w:del>
      </w:ins>
    </w:p>
    <w:p w14:paraId="1F2AD568" w14:textId="77777777" w:rsidR="00E26CAC" w:rsidDel="007E6FB2" w:rsidRDefault="00E26CAC">
      <w:pPr>
        <w:pStyle w:val="Tabledesillustrations"/>
        <w:tabs>
          <w:tab w:val="right" w:leader="dot" w:pos="9016"/>
        </w:tabs>
        <w:rPr>
          <w:ins w:id="888" w:author="Michael LABARRE" w:date="2021-03-12T20:12:00Z"/>
          <w:del w:id="889" w:author="Heritiana" w:date="2021-03-19T16:00:00Z"/>
          <w:rFonts w:asciiTheme="minorHAnsi" w:eastAsiaTheme="minorEastAsia" w:hAnsiTheme="minorHAnsi" w:cstheme="minorBidi"/>
          <w:noProof/>
          <w:color w:val="auto"/>
        </w:rPr>
      </w:pPr>
      <w:ins w:id="890" w:author="Michael LABARRE" w:date="2021-03-12T20:12:00Z">
        <w:del w:id="891" w:author="Heritiana" w:date="2021-03-19T16:00:00Z">
          <w:r w:rsidRPr="00FE346B" w:rsidDel="007E6FB2">
            <w:rPr>
              <w:rStyle w:val="Lienhypertexte"/>
              <w:noProof/>
            </w:rPr>
            <w:delText>Figure 33: Recherche en texte intégral</w:delText>
          </w:r>
          <w:r w:rsidDel="007E6FB2">
            <w:rPr>
              <w:noProof/>
              <w:webHidden/>
            </w:rPr>
            <w:tab/>
            <w:delText>32</w:delText>
          </w:r>
        </w:del>
      </w:ins>
    </w:p>
    <w:p w14:paraId="4949AC34" w14:textId="77777777" w:rsidR="00E26CAC" w:rsidDel="007E6FB2" w:rsidRDefault="00E26CAC">
      <w:pPr>
        <w:pStyle w:val="Tabledesillustrations"/>
        <w:tabs>
          <w:tab w:val="right" w:leader="dot" w:pos="9016"/>
        </w:tabs>
        <w:rPr>
          <w:ins w:id="892" w:author="Michael LABARRE" w:date="2021-03-12T20:12:00Z"/>
          <w:del w:id="893" w:author="Heritiana" w:date="2021-03-19T16:00:00Z"/>
          <w:rFonts w:asciiTheme="minorHAnsi" w:eastAsiaTheme="minorEastAsia" w:hAnsiTheme="minorHAnsi" w:cstheme="minorBidi"/>
          <w:noProof/>
          <w:color w:val="auto"/>
        </w:rPr>
      </w:pPr>
      <w:ins w:id="894" w:author="Michael LABARRE" w:date="2021-03-12T20:12:00Z">
        <w:del w:id="895" w:author="Heritiana" w:date="2021-03-19T16:00:00Z">
          <w:r w:rsidRPr="00FE346B" w:rsidDel="007E6FB2">
            <w:rPr>
              <w:rStyle w:val="Lienhypertexte"/>
              <w:noProof/>
            </w:rPr>
            <w:delText>Figure 34: Mode de recherche par critères</w:delText>
          </w:r>
          <w:r w:rsidDel="007E6FB2">
            <w:rPr>
              <w:noProof/>
              <w:webHidden/>
            </w:rPr>
            <w:tab/>
            <w:delText>32</w:delText>
          </w:r>
        </w:del>
      </w:ins>
    </w:p>
    <w:p w14:paraId="2A60344A" w14:textId="77777777" w:rsidR="00E26CAC" w:rsidDel="007E6FB2" w:rsidRDefault="00E26CAC">
      <w:pPr>
        <w:pStyle w:val="Tabledesillustrations"/>
        <w:tabs>
          <w:tab w:val="right" w:leader="dot" w:pos="9016"/>
        </w:tabs>
        <w:rPr>
          <w:ins w:id="896" w:author="Michael LABARRE" w:date="2021-03-12T20:12:00Z"/>
          <w:del w:id="897" w:author="Heritiana" w:date="2021-03-19T16:00:00Z"/>
          <w:rFonts w:asciiTheme="minorHAnsi" w:eastAsiaTheme="minorEastAsia" w:hAnsiTheme="minorHAnsi" w:cstheme="minorBidi"/>
          <w:noProof/>
          <w:color w:val="auto"/>
        </w:rPr>
      </w:pPr>
      <w:ins w:id="898" w:author="Michael LABARRE" w:date="2021-03-12T20:12:00Z">
        <w:del w:id="899" w:author="Heritiana" w:date="2021-03-19T16:00:00Z">
          <w:r w:rsidRPr="00FE346B" w:rsidDel="007E6FB2">
            <w:rPr>
              <w:rStyle w:val="Lienhypertexte"/>
              <w:noProof/>
            </w:rPr>
            <w:delText>Figure 35: Exemple de recherche en mode avancé</w:delText>
          </w:r>
          <w:r w:rsidDel="007E6FB2">
            <w:rPr>
              <w:noProof/>
              <w:webHidden/>
            </w:rPr>
            <w:tab/>
            <w:delText>33</w:delText>
          </w:r>
        </w:del>
      </w:ins>
    </w:p>
    <w:p w14:paraId="47C2B5DA" w14:textId="77777777" w:rsidR="00E26CAC" w:rsidDel="007E6FB2" w:rsidRDefault="00E26CAC">
      <w:pPr>
        <w:pStyle w:val="Tabledesillustrations"/>
        <w:tabs>
          <w:tab w:val="right" w:leader="dot" w:pos="9016"/>
        </w:tabs>
        <w:rPr>
          <w:ins w:id="900" w:author="Michael LABARRE" w:date="2021-03-12T20:12:00Z"/>
          <w:del w:id="901" w:author="Heritiana" w:date="2021-03-19T16:00:00Z"/>
          <w:rFonts w:asciiTheme="minorHAnsi" w:eastAsiaTheme="minorEastAsia" w:hAnsiTheme="minorHAnsi" w:cstheme="minorBidi"/>
          <w:noProof/>
          <w:color w:val="auto"/>
        </w:rPr>
      </w:pPr>
      <w:ins w:id="902" w:author="Michael LABARRE" w:date="2021-03-12T20:12:00Z">
        <w:del w:id="903" w:author="Heritiana" w:date="2021-03-19T16:00:00Z">
          <w:r w:rsidRPr="00FE346B" w:rsidDel="007E6FB2">
            <w:rPr>
              <w:rStyle w:val="Lienhypertexte"/>
              <w:noProof/>
            </w:rPr>
            <w:delText>Figure 36: Mode de recherche par type</w:delText>
          </w:r>
          <w:r w:rsidDel="007E6FB2">
            <w:rPr>
              <w:noProof/>
              <w:webHidden/>
            </w:rPr>
            <w:tab/>
            <w:delText>33</w:delText>
          </w:r>
        </w:del>
      </w:ins>
    </w:p>
    <w:p w14:paraId="13C7442A" w14:textId="77777777" w:rsidR="00E26CAC" w:rsidDel="007E6FB2" w:rsidRDefault="00E26CAC">
      <w:pPr>
        <w:pStyle w:val="Tabledesillustrations"/>
        <w:tabs>
          <w:tab w:val="right" w:leader="dot" w:pos="9016"/>
        </w:tabs>
        <w:rPr>
          <w:ins w:id="904" w:author="Michael LABARRE" w:date="2021-03-12T20:12:00Z"/>
          <w:del w:id="905" w:author="Heritiana" w:date="2021-03-19T16:00:00Z"/>
          <w:rFonts w:asciiTheme="minorHAnsi" w:eastAsiaTheme="minorEastAsia" w:hAnsiTheme="minorHAnsi" w:cstheme="minorBidi"/>
          <w:noProof/>
          <w:color w:val="auto"/>
        </w:rPr>
      </w:pPr>
      <w:ins w:id="906" w:author="Michael LABARRE" w:date="2021-03-12T20:12:00Z">
        <w:del w:id="907" w:author="Heritiana" w:date="2021-03-19T16:00:00Z">
          <w:r w:rsidRPr="00FE346B" w:rsidDel="007E6FB2">
            <w:rPr>
              <w:rStyle w:val="Lienhypertexte"/>
              <w:noProof/>
            </w:rPr>
            <w:delText>Figure 37: Résultat de recherche par défaut</w:delText>
          </w:r>
          <w:r w:rsidDel="007E6FB2">
            <w:rPr>
              <w:noProof/>
              <w:webHidden/>
            </w:rPr>
            <w:tab/>
            <w:delText>34</w:delText>
          </w:r>
        </w:del>
      </w:ins>
    </w:p>
    <w:p w14:paraId="5E8EBC2C" w14:textId="77777777" w:rsidR="00E26CAC" w:rsidDel="007E6FB2" w:rsidRDefault="00E26CAC">
      <w:pPr>
        <w:pStyle w:val="Tabledesillustrations"/>
        <w:tabs>
          <w:tab w:val="right" w:leader="dot" w:pos="9016"/>
        </w:tabs>
        <w:rPr>
          <w:ins w:id="908" w:author="Michael LABARRE" w:date="2021-03-12T20:12:00Z"/>
          <w:del w:id="909" w:author="Heritiana" w:date="2021-03-19T16:00:00Z"/>
          <w:rFonts w:asciiTheme="minorHAnsi" w:eastAsiaTheme="minorEastAsia" w:hAnsiTheme="minorHAnsi" w:cstheme="minorBidi"/>
          <w:noProof/>
          <w:color w:val="auto"/>
        </w:rPr>
      </w:pPr>
      <w:ins w:id="910" w:author="Michael LABARRE" w:date="2021-03-12T20:12:00Z">
        <w:del w:id="911" w:author="Heritiana" w:date="2021-03-19T16:00:00Z">
          <w:r w:rsidRPr="00FE346B" w:rsidDel="007E6FB2">
            <w:rPr>
              <w:rStyle w:val="Lienhypertexte"/>
              <w:noProof/>
            </w:rPr>
            <w:delText>Figure 38: Résultat de recherche en mode compact</w:delText>
          </w:r>
          <w:r w:rsidDel="007E6FB2">
            <w:rPr>
              <w:noProof/>
              <w:webHidden/>
            </w:rPr>
            <w:tab/>
            <w:delText>34</w:delText>
          </w:r>
        </w:del>
      </w:ins>
    </w:p>
    <w:p w14:paraId="24D5D7AD" w14:textId="77777777" w:rsidR="00E26CAC" w:rsidDel="007E6FB2" w:rsidRDefault="00E26CAC">
      <w:pPr>
        <w:pStyle w:val="Tabledesillustrations"/>
        <w:tabs>
          <w:tab w:val="right" w:leader="dot" w:pos="9016"/>
        </w:tabs>
        <w:rPr>
          <w:ins w:id="912" w:author="Michael LABARRE" w:date="2021-03-12T20:12:00Z"/>
          <w:del w:id="913" w:author="Heritiana" w:date="2021-03-19T16:00:00Z"/>
          <w:rFonts w:asciiTheme="minorHAnsi" w:eastAsiaTheme="minorEastAsia" w:hAnsiTheme="minorHAnsi" w:cstheme="minorBidi"/>
          <w:noProof/>
          <w:color w:val="auto"/>
        </w:rPr>
      </w:pPr>
      <w:ins w:id="914" w:author="Michael LABARRE" w:date="2021-03-12T20:12:00Z">
        <w:del w:id="915" w:author="Heritiana" w:date="2021-03-19T16:00:00Z">
          <w:r w:rsidRPr="00FE346B" w:rsidDel="007E6FB2">
            <w:rPr>
              <w:rStyle w:val="Lienhypertexte"/>
              <w:noProof/>
            </w:rPr>
            <w:delText>Figure 39: Les rapports déposés en retard</w:delText>
          </w:r>
          <w:r w:rsidDel="007E6FB2">
            <w:rPr>
              <w:noProof/>
              <w:webHidden/>
            </w:rPr>
            <w:tab/>
            <w:delText>36</w:delText>
          </w:r>
        </w:del>
      </w:ins>
    </w:p>
    <w:p w14:paraId="3ABFCCB5" w14:textId="77777777" w:rsidR="00E26CAC" w:rsidDel="007E6FB2" w:rsidRDefault="00E26CAC">
      <w:pPr>
        <w:pStyle w:val="Tabledesillustrations"/>
        <w:tabs>
          <w:tab w:val="right" w:leader="dot" w:pos="9016"/>
        </w:tabs>
        <w:rPr>
          <w:ins w:id="916" w:author="Michael LABARRE" w:date="2021-03-12T20:12:00Z"/>
          <w:del w:id="917" w:author="Heritiana" w:date="2021-03-19T16:00:00Z"/>
          <w:rFonts w:asciiTheme="minorHAnsi" w:eastAsiaTheme="minorEastAsia" w:hAnsiTheme="minorHAnsi" w:cstheme="minorBidi"/>
          <w:noProof/>
          <w:color w:val="auto"/>
        </w:rPr>
      </w:pPr>
      <w:ins w:id="918" w:author="Michael LABARRE" w:date="2021-03-12T20:12:00Z">
        <w:del w:id="919" w:author="Heritiana" w:date="2021-03-19T16:00:00Z">
          <w:r w:rsidRPr="00FE346B" w:rsidDel="007E6FB2">
            <w:rPr>
              <w:rStyle w:val="Lienhypertexte"/>
              <w:noProof/>
            </w:rPr>
            <w:delText>Figure 40: Rapport en retard en attente de déposition</w:delText>
          </w:r>
          <w:r w:rsidDel="007E6FB2">
            <w:rPr>
              <w:noProof/>
              <w:webHidden/>
            </w:rPr>
            <w:tab/>
            <w:delText>36</w:delText>
          </w:r>
        </w:del>
      </w:ins>
    </w:p>
    <w:p w14:paraId="6B1D12D1" w14:textId="77777777" w:rsidR="00E26CAC" w:rsidDel="007E6FB2" w:rsidRDefault="00E26CAC">
      <w:pPr>
        <w:pStyle w:val="Tabledesillustrations"/>
        <w:tabs>
          <w:tab w:val="right" w:leader="dot" w:pos="9016"/>
        </w:tabs>
        <w:rPr>
          <w:ins w:id="920" w:author="Michael LABARRE" w:date="2021-03-12T20:12:00Z"/>
          <w:del w:id="921" w:author="Heritiana" w:date="2021-03-19T16:00:00Z"/>
          <w:rFonts w:asciiTheme="minorHAnsi" w:eastAsiaTheme="minorEastAsia" w:hAnsiTheme="minorHAnsi" w:cstheme="minorBidi"/>
          <w:noProof/>
          <w:color w:val="auto"/>
        </w:rPr>
      </w:pPr>
      <w:ins w:id="922" w:author="Michael LABARRE" w:date="2021-03-12T20:12:00Z">
        <w:del w:id="923" w:author="Heritiana" w:date="2021-03-19T16:00:00Z">
          <w:r w:rsidRPr="00FE346B" w:rsidDel="007E6FB2">
            <w:rPr>
              <w:rStyle w:val="Lienhypertexte"/>
              <w:noProof/>
            </w:rPr>
            <w:delText>Figure 41: Tableau de bord - Espace privé</w:delText>
          </w:r>
          <w:r w:rsidDel="007E6FB2">
            <w:rPr>
              <w:noProof/>
              <w:webHidden/>
            </w:rPr>
            <w:tab/>
            <w:delText>37</w:delText>
          </w:r>
        </w:del>
      </w:ins>
    </w:p>
    <w:p w14:paraId="5567DEAD" w14:textId="77777777" w:rsidR="00E26CAC" w:rsidDel="007E6FB2" w:rsidRDefault="00E26CAC">
      <w:pPr>
        <w:pStyle w:val="Tabledesillustrations"/>
        <w:tabs>
          <w:tab w:val="right" w:leader="dot" w:pos="9016"/>
        </w:tabs>
        <w:rPr>
          <w:ins w:id="924" w:author="Michael LABARRE" w:date="2021-03-12T20:12:00Z"/>
          <w:del w:id="925" w:author="Heritiana" w:date="2021-03-19T16:00:00Z"/>
          <w:rFonts w:asciiTheme="minorHAnsi" w:eastAsiaTheme="minorEastAsia" w:hAnsiTheme="minorHAnsi" w:cstheme="minorBidi"/>
          <w:noProof/>
          <w:color w:val="auto"/>
        </w:rPr>
      </w:pPr>
      <w:ins w:id="926" w:author="Michael LABARRE" w:date="2021-03-12T20:12:00Z">
        <w:del w:id="927" w:author="Heritiana" w:date="2021-03-19T16:00:00Z">
          <w:r w:rsidRPr="00FE346B" w:rsidDel="007E6FB2">
            <w:rPr>
              <w:rStyle w:val="Lienhypertexte"/>
              <w:noProof/>
            </w:rPr>
            <w:delText>Figure 42: Tableau de bord – Vue générale</w:delText>
          </w:r>
          <w:r w:rsidDel="007E6FB2">
            <w:rPr>
              <w:noProof/>
              <w:webHidden/>
            </w:rPr>
            <w:tab/>
            <w:delText>39</w:delText>
          </w:r>
        </w:del>
      </w:ins>
    </w:p>
    <w:p w14:paraId="0CD66B57" w14:textId="77777777" w:rsidR="00E26CAC" w:rsidDel="007E6FB2" w:rsidRDefault="00E26CAC">
      <w:pPr>
        <w:pStyle w:val="Tabledesillustrations"/>
        <w:tabs>
          <w:tab w:val="right" w:leader="dot" w:pos="9016"/>
        </w:tabs>
        <w:rPr>
          <w:ins w:id="928" w:author="Michael LABARRE" w:date="2021-03-12T20:12:00Z"/>
          <w:del w:id="929" w:author="Heritiana" w:date="2021-03-19T16:00:00Z"/>
          <w:rFonts w:asciiTheme="minorHAnsi" w:eastAsiaTheme="minorEastAsia" w:hAnsiTheme="minorHAnsi" w:cstheme="minorBidi"/>
          <w:noProof/>
          <w:color w:val="auto"/>
        </w:rPr>
      </w:pPr>
      <w:ins w:id="930" w:author="Michael LABARRE" w:date="2021-03-12T20:12:00Z">
        <w:del w:id="931" w:author="Heritiana" w:date="2021-03-19T16:00:00Z">
          <w:r w:rsidRPr="00FE346B" w:rsidDel="007E6FB2">
            <w:rPr>
              <w:rStyle w:val="Lienhypertexte"/>
              <w:noProof/>
            </w:rPr>
            <w:delText>Figure 43: Tableau de bord - Processus</w:delText>
          </w:r>
          <w:r w:rsidDel="007E6FB2">
            <w:rPr>
              <w:noProof/>
              <w:webHidden/>
            </w:rPr>
            <w:tab/>
            <w:delText>40</w:delText>
          </w:r>
        </w:del>
      </w:ins>
    </w:p>
    <w:p w14:paraId="18E0AFF1" w14:textId="77777777" w:rsidR="00E26CAC" w:rsidDel="007E6FB2" w:rsidRDefault="00E26CAC">
      <w:pPr>
        <w:pStyle w:val="Tabledesillustrations"/>
        <w:tabs>
          <w:tab w:val="right" w:leader="dot" w:pos="9016"/>
        </w:tabs>
        <w:rPr>
          <w:ins w:id="932" w:author="Michael LABARRE" w:date="2021-03-12T20:12:00Z"/>
          <w:del w:id="933" w:author="Heritiana" w:date="2021-03-19T16:00:00Z"/>
          <w:rFonts w:asciiTheme="minorHAnsi" w:eastAsiaTheme="minorEastAsia" w:hAnsiTheme="minorHAnsi" w:cstheme="minorBidi"/>
          <w:noProof/>
          <w:color w:val="auto"/>
        </w:rPr>
      </w:pPr>
      <w:ins w:id="934" w:author="Michael LABARRE" w:date="2021-03-12T20:12:00Z">
        <w:del w:id="935" w:author="Heritiana" w:date="2021-03-19T16:00:00Z">
          <w:r w:rsidRPr="00FE346B" w:rsidDel="007E6FB2">
            <w:rPr>
              <w:rStyle w:val="Lienhypertexte"/>
              <w:noProof/>
            </w:rPr>
            <w:delText>Figure 44: Erreur sur un document</w:delText>
          </w:r>
          <w:r w:rsidDel="007E6FB2">
            <w:rPr>
              <w:noProof/>
              <w:webHidden/>
            </w:rPr>
            <w:tab/>
            <w:delText>43</w:delText>
          </w:r>
        </w:del>
      </w:ins>
    </w:p>
    <w:p w14:paraId="7ECA6107" w14:textId="77777777" w:rsidR="00E26CAC" w:rsidDel="007E6FB2" w:rsidRDefault="00E26CAC">
      <w:pPr>
        <w:pStyle w:val="Tabledesillustrations"/>
        <w:tabs>
          <w:tab w:val="right" w:leader="dot" w:pos="9016"/>
        </w:tabs>
        <w:rPr>
          <w:ins w:id="936" w:author="Michael LABARRE" w:date="2021-03-12T20:12:00Z"/>
          <w:del w:id="937" w:author="Heritiana" w:date="2021-03-19T16:00:00Z"/>
          <w:rFonts w:asciiTheme="minorHAnsi" w:eastAsiaTheme="minorEastAsia" w:hAnsiTheme="minorHAnsi" w:cstheme="minorBidi"/>
          <w:noProof/>
          <w:color w:val="auto"/>
        </w:rPr>
      </w:pPr>
      <w:ins w:id="938" w:author="Michael LABARRE" w:date="2021-03-12T20:12:00Z">
        <w:del w:id="939" w:author="Heritiana" w:date="2021-03-19T16:00:00Z">
          <w:r w:rsidRPr="00FE346B" w:rsidDel="007E6FB2">
            <w:rPr>
              <w:rStyle w:val="Lienhypertexte"/>
              <w:noProof/>
            </w:rPr>
            <w:delText>Figure 45: Erreur de notification des autres utilisateurs lors d'un ajout de document</w:delText>
          </w:r>
          <w:r w:rsidDel="007E6FB2">
            <w:rPr>
              <w:noProof/>
              <w:webHidden/>
            </w:rPr>
            <w:tab/>
            <w:delText>44</w:delText>
          </w:r>
        </w:del>
      </w:ins>
    </w:p>
    <w:p w14:paraId="34F93764" w14:textId="77777777" w:rsidR="00E26CAC" w:rsidDel="007E6FB2" w:rsidRDefault="00E26CAC">
      <w:pPr>
        <w:pStyle w:val="Tabledesillustrations"/>
        <w:tabs>
          <w:tab w:val="right" w:leader="dot" w:pos="9016"/>
        </w:tabs>
        <w:rPr>
          <w:ins w:id="940" w:author="Michael LABARRE" w:date="2021-03-12T20:12:00Z"/>
          <w:del w:id="941" w:author="Heritiana" w:date="2021-03-19T16:00:00Z"/>
          <w:rFonts w:asciiTheme="minorHAnsi" w:eastAsiaTheme="minorEastAsia" w:hAnsiTheme="minorHAnsi" w:cstheme="minorBidi"/>
          <w:noProof/>
          <w:color w:val="auto"/>
        </w:rPr>
      </w:pPr>
      <w:ins w:id="942" w:author="Michael LABARRE" w:date="2021-03-12T20:12:00Z">
        <w:del w:id="943" w:author="Heritiana" w:date="2021-03-19T16:00:00Z">
          <w:r w:rsidRPr="00FE346B" w:rsidDel="007E6FB2">
            <w:rPr>
              <w:rStyle w:val="Lienhypertexte"/>
              <w:noProof/>
            </w:rPr>
            <w:delText>Figure 46: Erreur d'envoi de message de notification par email</w:delText>
          </w:r>
          <w:r w:rsidDel="007E6FB2">
            <w:rPr>
              <w:noProof/>
              <w:webHidden/>
            </w:rPr>
            <w:tab/>
            <w:delText>44</w:delText>
          </w:r>
        </w:del>
      </w:ins>
    </w:p>
    <w:p w14:paraId="57CEB5E4" w14:textId="77777777" w:rsidR="00E26CAC" w:rsidDel="007E6FB2" w:rsidRDefault="00E26CAC">
      <w:pPr>
        <w:pStyle w:val="Tabledesillustrations"/>
        <w:tabs>
          <w:tab w:val="right" w:leader="dot" w:pos="9016"/>
        </w:tabs>
        <w:rPr>
          <w:ins w:id="944" w:author="Michael LABARRE" w:date="2021-03-12T20:12:00Z"/>
          <w:del w:id="945" w:author="Heritiana" w:date="2021-03-19T16:00:00Z"/>
          <w:rFonts w:asciiTheme="minorHAnsi" w:eastAsiaTheme="minorEastAsia" w:hAnsiTheme="minorHAnsi" w:cstheme="minorBidi"/>
          <w:noProof/>
          <w:color w:val="auto"/>
        </w:rPr>
      </w:pPr>
      <w:ins w:id="946" w:author="Michael LABARRE" w:date="2021-03-12T20:12:00Z">
        <w:del w:id="947" w:author="Heritiana" w:date="2021-03-19T16:00:00Z">
          <w:r w:rsidRPr="00FE346B" w:rsidDel="007E6FB2">
            <w:rPr>
              <w:rStyle w:val="Lienhypertexte"/>
              <w:noProof/>
            </w:rPr>
            <w:delText>Figure 47: Erreur d'envoi de document (car document déjà verrouillé)</w:delText>
          </w:r>
          <w:r w:rsidDel="007E6FB2">
            <w:rPr>
              <w:noProof/>
              <w:webHidden/>
            </w:rPr>
            <w:tab/>
            <w:delText>44</w:delText>
          </w:r>
        </w:del>
      </w:ins>
    </w:p>
    <w:p w14:paraId="3024DF5E" w14:textId="77777777" w:rsidR="00E26CAC" w:rsidDel="007E6FB2" w:rsidRDefault="00E26CAC">
      <w:pPr>
        <w:pStyle w:val="Tabledesillustrations"/>
        <w:tabs>
          <w:tab w:val="right" w:leader="dot" w:pos="9016"/>
        </w:tabs>
        <w:rPr>
          <w:ins w:id="948" w:author="Michael LABARRE" w:date="2021-03-12T20:12:00Z"/>
          <w:del w:id="949" w:author="Heritiana" w:date="2021-03-19T16:00:00Z"/>
          <w:rFonts w:asciiTheme="minorHAnsi" w:eastAsiaTheme="minorEastAsia" w:hAnsiTheme="minorHAnsi" w:cstheme="minorBidi"/>
          <w:noProof/>
          <w:color w:val="auto"/>
        </w:rPr>
      </w:pPr>
      <w:ins w:id="950" w:author="Michael LABARRE" w:date="2021-03-12T20:12:00Z">
        <w:del w:id="951" w:author="Heritiana" w:date="2021-03-19T16:00:00Z">
          <w:r w:rsidRPr="00FE346B" w:rsidDel="007E6FB2">
            <w:rPr>
              <w:rStyle w:val="Lienhypertexte"/>
              <w:noProof/>
            </w:rPr>
            <w:delText>Figure 48: Erreur de déconnexion de la plateforme</w:delText>
          </w:r>
          <w:r w:rsidDel="007E6FB2">
            <w:rPr>
              <w:noProof/>
              <w:webHidden/>
            </w:rPr>
            <w:tab/>
            <w:delText>45</w:delText>
          </w:r>
        </w:del>
      </w:ins>
    </w:p>
    <w:p w14:paraId="05C120F2" w14:textId="77777777" w:rsidR="00DA0803" w:rsidDel="007E6FB2" w:rsidRDefault="00DA0803">
      <w:pPr>
        <w:pStyle w:val="Tabledesillustrations"/>
        <w:tabs>
          <w:tab w:val="right" w:leader="dot" w:pos="9016"/>
        </w:tabs>
        <w:rPr>
          <w:del w:id="952" w:author="Heritiana" w:date="2021-03-19T16:00:00Z"/>
          <w:rFonts w:asciiTheme="minorHAnsi" w:eastAsiaTheme="minorEastAsia" w:hAnsiTheme="minorHAnsi" w:cstheme="minorBidi"/>
          <w:noProof/>
          <w:color w:val="auto"/>
          <w:lang w:val="en-US" w:eastAsia="en-US"/>
        </w:rPr>
      </w:pPr>
      <w:del w:id="953" w:author="Heritiana" w:date="2021-03-19T16:00:00Z">
        <w:r w:rsidRPr="00693452" w:rsidDel="007E6FB2">
          <w:rPr>
            <w:rStyle w:val="Lienhypertexte"/>
            <w:noProof/>
          </w:rPr>
          <w:delText>Figure 1: Réception et validation d'un rapport</w:delText>
        </w:r>
        <w:r w:rsidDel="007E6FB2">
          <w:rPr>
            <w:noProof/>
            <w:webHidden/>
          </w:rPr>
          <w:tab/>
          <w:delText>5</w:delText>
        </w:r>
      </w:del>
    </w:p>
    <w:p w14:paraId="5D1986FB" w14:textId="77777777" w:rsidR="00DA0803" w:rsidDel="007E6FB2" w:rsidRDefault="00DA0803">
      <w:pPr>
        <w:pStyle w:val="Tabledesillustrations"/>
        <w:tabs>
          <w:tab w:val="right" w:leader="dot" w:pos="9016"/>
        </w:tabs>
        <w:rPr>
          <w:del w:id="954" w:author="Heritiana" w:date="2021-03-19T16:00:00Z"/>
          <w:rFonts w:asciiTheme="minorHAnsi" w:eastAsiaTheme="minorEastAsia" w:hAnsiTheme="minorHAnsi" w:cstheme="minorBidi"/>
          <w:noProof/>
          <w:color w:val="auto"/>
          <w:lang w:val="en-US" w:eastAsia="en-US"/>
        </w:rPr>
      </w:pPr>
      <w:del w:id="955" w:author="Heritiana" w:date="2021-03-19T16:00:00Z">
        <w:r w:rsidRPr="00693452" w:rsidDel="007E6FB2">
          <w:rPr>
            <w:rStyle w:val="Lienhypertexte"/>
            <w:noProof/>
          </w:rPr>
          <w:delText>Figure 26: Consultation des rapports déposés en retard</w:delText>
        </w:r>
        <w:r w:rsidDel="007E6FB2">
          <w:rPr>
            <w:noProof/>
            <w:webHidden/>
          </w:rPr>
          <w:tab/>
          <w:delText>6</w:delText>
        </w:r>
      </w:del>
    </w:p>
    <w:p w14:paraId="375C2553" w14:textId="77777777" w:rsidR="00DA0803" w:rsidDel="007E6FB2" w:rsidRDefault="00DA0803">
      <w:pPr>
        <w:pStyle w:val="Tabledesillustrations"/>
        <w:tabs>
          <w:tab w:val="right" w:leader="dot" w:pos="9016"/>
        </w:tabs>
        <w:rPr>
          <w:del w:id="956" w:author="Heritiana" w:date="2021-03-19T16:00:00Z"/>
          <w:rFonts w:asciiTheme="minorHAnsi" w:eastAsiaTheme="minorEastAsia" w:hAnsiTheme="minorHAnsi" w:cstheme="minorBidi"/>
          <w:noProof/>
          <w:color w:val="auto"/>
          <w:lang w:val="en-US" w:eastAsia="en-US"/>
        </w:rPr>
      </w:pPr>
      <w:del w:id="957" w:author="Heritiana" w:date="2021-03-19T16:00:00Z">
        <w:r w:rsidRPr="00693452" w:rsidDel="007E6FB2">
          <w:rPr>
            <w:rStyle w:val="Lienhypertexte"/>
            <w:noProof/>
          </w:rPr>
          <w:delText>Figure 27: Consultation des rapports en retard en attente de déposition</w:delText>
        </w:r>
        <w:r w:rsidDel="007E6FB2">
          <w:rPr>
            <w:noProof/>
            <w:webHidden/>
          </w:rPr>
          <w:tab/>
          <w:delText>6</w:delText>
        </w:r>
      </w:del>
    </w:p>
    <w:p w14:paraId="6510A855" w14:textId="77777777" w:rsidR="00DA0803" w:rsidDel="007E6FB2" w:rsidRDefault="00DA0803">
      <w:pPr>
        <w:pStyle w:val="Tabledesillustrations"/>
        <w:tabs>
          <w:tab w:val="right" w:leader="dot" w:pos="9016"/>
        </w:tabs>
        <w:rPr>
          <w:del w:id="958" w:author="Heritiana" w:date="2021-03-19T16:00:00Z"/>
          <w:rFonts w:asciiTheme="minorHAnsi" w:eastAsiaTheme="minorEastAsia" w:hAnsiTheme="minorHAnsi" w:cstheme="minorBidi"/>
          <w:noProof/>
          <w:color w:val="auto"/>
          <w:lang w:val="en-US" w:eastAsia="en-US"/>
        </w:rPr>
      </w:pPr>
      <w:del w:id="959" w:author="Heritiana" w:date="2021-03-19T16:00:00Z">
        <w:r w:rsidRPr="00693452" w:rsidDel="007E6FB2">
          <w:rPr>
            <w:rStyle w:val="Lienhypertexte"/>
            <w:noProof/>
          </w:rPr>
          <w:delText>Figure 2: Notification d'ajout d'un document</w:delText>
        </w:r>
        <w:r w:rsidDel="007E6FB2">
          <w:rPr>
            <w:noProof/>
            <w:webHidden/>
          </w:rPr>
          <w:tab/>
          <w:delText>7</w:delText>
        </w:r>
      </w:del>
    </w:p>
    <w:p w14:paraId="4B16B426" w14:textId="77777777" w:rsidR="00DA0803" w:rsidDel="007E6FB2" w:rsidRDefault="00DA0803">
      <w:pPr>
        <w:pStyle w:val="Tabledesillustrations"/>
        <w:tabs>
          <w:tab w:val="right" w:leader="dot" w:pos="9016"/>
        </w:tabs>
        <w:rPr>
          <w:del w:id="960" w:author="Heritiana" w:date="2021-03-19T16:00:00Z"/>
          <w:rFonts w:asciiTheme="minorHAnsi" w:eastAsiaTheme="minorEastAsia" w:hAnsiTheme="minorHAnsi" w:cstheme="minorBidi"/>
          <w:noProof/>
          <w:color w:val="auto"/>
          <w:lang w:val="en-US" w:eastAsia="en-US"/>
        </w:rPr>
      </w:pPr>
      <w:del w:id="961" w:author="Heritiana" w:date="2021-03-19T16:00:00Z">
        <w:r w:rsidRPr="00693452" w:rsidDel="007E6FB2">
          <w:rPr>
            <w:rStyle w:val="Lienhypertexte"/>
            <w:noProof/>
          </w:rPr>
          <w:delText>Figure 3: Notification de déposition de rapport pour validation</w:delText>
        </w:r>
        <w:r w:rsidDel="007E6FB2">
          <w:rPr>
            <w:noProof/>
            <w:webHidden/>
          </w:rPr>
          <w:tab/>
          <w:delText>7</w:delText>
        </w:r>
      </w:del>
    </w:p>
    <w:p w14:paraId="4109E587" w14:textId="77777777" w:rsidR="00DA0803" w:rsidDel="007E6FB2" w:rsidRDefault="00DA0803">
      <w:pPr>
        <w:pStyle w:val="Tabledesillustrations"/>
        <w:tabs>
          <w:tab w:val="right" w:leader="dot" w:pos="9016"/>
        </w:tabs>
        <w:rPr>
          <w:del w:id="962" w:author="Heritiana" w:date="2021-03-19T16:00:00Z"/>
          <w:rFonts w:asciiTheme="minorHAnsi" w:eastAsiaTheme="minorEastAsia" w:hAnsiTheme="minorHAnsi" w:cstheme="minorBidi"/>
          <w:noProof/>
          <w:color w:val="auto"/>
          <w:lang w:val="en-US" w:eastAsia="en-US"/>
        </w:rPr>
      </w:pPr>
      <w:del w:id="963" w:author="Heritiana" w:date="2021-03-19T16:00:00Z">
        <w:r w:rsidRPr="00693452" w:rsidDel="007E6FB2">
          <w:rPr>
            <w:rStyle w:val="Lienhypertexte"/>
            <w:noProof/>
          </w:rPr>
          <w:delText>Figure 4: Notification sur la barre des états</w:delText>
        </w:r>
        <w:r w:rsidDel="007E6FB2">
          <w:rPr>
            <w:noProof/>
            <w:webHidden/>
          </w:rPr>
          <w:tab/>
          <w:delText>8</w:delText>
        </w:r>
      </w:del>
    </w:p>
    <w:p w14:paraId="33B75013" w14:textId="77777777" w:rsidR="00DA0803" w:rsidDel="007E6FB2" w:rsidRDefault="00DA0803">
      <w:pPr>
        <w:pStyle w:val="Tabledesillustrations"/>
        <w:tabs>
          <w:tab w:val="right" w:leader="dot" w:pos="9016"/>
        </w:tabs>
        <w:rPr>
          <w:del w:id="964" w:author="Heritiana" w:date="2021-03-19T16:00:00Z"/>
          <w:rFonts w:asciiTheme="minorHAnsi" w:eastAsiaTheme="minorEastAsia" w:hAnsiTheme="minorHAnsi" w:cstheme="minorBidi"/>
          <w:noProof/>
          <w:color w:val="auto"/>
          <w:lang w:val="en-US" w:eastAsia="en-US"/>
        </w:rPr>
      </w:pPr>
      <w:del w:id="965" w:author="Heritiana" w:date="2021-03-19T16:00:00Z">
        <w:r w:rsidRPr="00693452" w:rsidDel="007E6FB2">
          <w:rPr>
            <w:rStyle w:val="Lienhypertexte"/>
            <w:noProof/>
          </w:rPr>
          <w:delText>Figure 5: Notifications dans le Tableau de Bord</w:delText>
        </w:r>
        <w:r w:rsidDel="007E6FB2">
          <w:rPr>
            <w:noProof/>
            <w:webHidden/>
          </w:rPr>
          <w:tab/>
          <w:delText>8</w:delText>
        </w:r>
      </w:del>
    </w:p>
    <w:p w14:paraId="1A87AF30" w14:textId="77777777" w:rsidR="00DA0803" w:rsidDel="007E6FB2" w:rsidRDefault="00DA0803">
      <w:pPr>
        <w:pStyle w:val="Tabledesillustrations"/>
        <w:tabs>
          <w:tab w:val="right" w:leader="dot" w:pos="9016"/>
        </w:tabs>
        <w:rPr>
          <w:del w:id="966" w:author="Heritiana" w:date="2021-03-19T16:00:00Z"/>
          <w:rFonts w:asciiTheme="minorHAnsi" w:eastAsiaTheme="minorEastAsia" w:hAnsiTheme="minorHAnsi" w:cstheme="minorBidi"/>
          <w:noProof/>
          <w:color w:val="auto"/>
          <w:lang w:val="en-US" w:eastAsia="en-US"/>
        </w:rPr>
      </w:pPr>
      <w:del w:id="967" w:author="Heritiana" w:date="2021-03-19T16:00:00Z">
        <w:r w:rsidRPr="00693452" w:rsidDel="007E6FB2">
          <w:rPr>
            <w:rStyle w:val="Lienhypertexte"/>
            <w:noProof/>
          </w:rPr>
          <w:delText>Figure 6: Ecran d'accueil OpenKM</w:delText>
        </w:r>
        <w:r w:rsidDel="007E6FB2">
          <w:rPr>
            <w:noProof/>
            <w:webHidden/>
          </w:rPr>
          <w:tab/>
          <w:delText>9</w:delText>
        </w:r>
      </w:del>
    </w:p>
    <w:p w14:paraId="62588673" w14:textId="77777777" w:rsidR="00DA0803" w:rsidDel="007E6FB2" w:rsidRDefault="00DA0803">
      <w:pPr>
        <w:pStyle w:val="Tabledesillustrations"/>
        <w:tabs>
          <w:tab w:val="right" w:leader="dot" w:pos="9016"/>
        </w:tabs>
        <w:rPr>
          <w:del w:id="968" w:author="Heritiana" w:date="2021-03-19T16:00:00Z"/>
          <w:rFonts w:asciiTheme="minorHAnsi" w:eastAsiaTheme="minorEastAsia" w:hAnsiTheme="minorHAnsi" w:cstheme="minorBidi"/>
          <w:noProof/>
          <w:color w:val="auto"/>
          <w:lang w:val="en-US" w:eastAsia="en-US"/>
        </w:rPr>
      </w:pPr>
      <w:del w:id="969" w:author="Heritiana" w:date="2021-03-19T16:00:00Z">
        <w:r w:rsidRPr="00693452" w:rsidDel="007E6FB2">
          <w:rPr>
            <w:rStyle w:val="Lienhypertexte"/>
            <w:noProof/>
          </w:rPr>
          <w:delText>Figure 7: Erreur d'authentification</w:delText>
        </w:r>
        <w:r w:rsidDel="007E6FB2">
          <w:rPr>
            <w:noProof/>
            <w:webHidden/>
          </w:rPr>
          <w:tab/>
          <w:delText>10</w:delText>
        </w:r>
      </w:del>
    </w:p>
    <w:p w14:paraId="792AC496" w14:textId="77777777" w:rsidR="00DA0803" w:rsidDel="007E6FB2" w:rsidRDefault="00DA0803">
      <w:pPr>
        <w:pStyle w:val="Tabledesillustrations"/>
        <w:tabs>
          <w:tab w:val="right" w:leader="dot" w:pos="9016"/>
        </w:tabs>
        <w:rPr>
          <w:del w:id="970" w:author="Heritiana" w:date="2021-03-19T16:00:00Z"/>
          <w:rFonts w:asciiTheme="minorHAnsi" w:eastAsiaTheme="minorEastAsia" w:hAnsiTheme="minorHAnsi" w:cstheme="minorBidi"/>
          <w:noProof/>
          <w:color w:val="auto"/>
          <w:lang w:val="en-US" w:eastAsia="en-US"/>
        </w:rPr>
      </w:pPr>
      <w:del w:id="971" w:author="Heritiana" w:date="2021-03-19T16:00:00Z">
        <w:r w:rsidRPr="00693452" w:rsidDel="007E6FB2">
          <w:rPr>
            <w:rStyle w:val="Lienhypertexte"/>
            <w:noProof/>
          </w:rPr>
          <w:delText>Figure 8: Confirmation de l'identité de l’utilisateur en cas d’oubli de mot de passe</w:delText>
        </w:r>
        <w:r w:rsidDel="007E6FB2">
          <w:rPr>
            <w:noProof/>
            <w:webHidden/>
          </w:rPr>
          <w:tab/>
          <w:delText>10</w:delText>
        </w:r>
      </w:del>
    </w:p>
    <w:p w14:paraId="78C4B463" w14:textId="77777777" w:rsidR="00DA0803" w:rsidDel="007E6FB2" w:rsidRDefault="00DA0803">
      <w:pPr>
        <w:pStyle w:val="Tabledesillustrations"/>
        <w:tabs>
          <w:tab w:val="right" w:leader="dot" w:pos="9016"/>
        </w:tabs>
        <w:rPr>
          <w:del w:id="972" w:author="Heritiana" w:date="2021-03-19T16:00:00Z"/>
          <w:rFonts w:asciiTheme="minorHAnsi" w:eastAsiaTheme="minorEastAsia" w:hAnsiTheme="minorHAnsi" w:cstheme="minorBidi"/>
          <w:noProof/>
          <w:color w:val="auto"/>
          <w:lang w:val="en-US" w:eastAsia="en-US"/>
        </w:rPr>
      </w:pPr>
      <w:del w:id="973" w:author="Heritiana" w:date="2021-03-19T16:00:00Z">
        <w:r w:rsidRPr="00693452" w:rsidDel="007E6FB2">
          <w:rPr>
            <w:rStyle w:val="Lienhypertexte"/>
            <w:noProof/>
          </w:rPr>
          <w:delText>Figure 9: Mail de réinitialisation de mot de passe</w:delText>
        </w:r>
        <w:r w:rsidDel="007E6FB2">
          <w:rPr>
            <w:noProof/>
            <w:webHidden/>
          </w:rPr>
          <w:tab/>
          <w:delText>11</w:delText>
        </w:r>
      </w:del>
    </w:p>
    <w:p w14:paraId="2D492A95" w14:textId="77777777" w:rsidR="00DA0803" w:rsidDel="007E6FB2" w:rsidRDefault="00DA0803">
      <w:pPr>
        <w:pStyle w:val="Tabledesillustrations"/>
        <w:tabs>
          <w:tab w:val="right" w:leader="dot" w:pos="9016"/>
        </w:tabs>
        <w:rPr>
          <w:del w:id="974" w:author="Heritiana" w:date="2021-03-19T16:00:00Z"/>
          <w:rFonts w:asciiTheme="minorHAnsi" w:eastAsiaTheme="minorEastAsia" w:hAnsiTheme="minorHAnsi" w:cstheme="minorBidi"/>
          <w:noProof/>
          <w:color w:val="auto"/>
          <w:lang w:val="en-US" w:eastAsia="en-US"/>
        </w:rPr>
      </w:pPr>
      <w:del w:id="975" w:author="Heritiana" w:date="2021-03-19T16:00:00Z">
        <w:r w:rsidRPr="00693452" w:rsidDel="007E6FB2">
          <w:rPr>
            <w:rStyle w:val="Lienhypertexte"/>
            <w:noProof/>
          </w:rPr>
          <w:delText>Figure 10: Sortie d’OpenKM</w:delText>
        </w:r>
        <w:r w:rsidDel="007E6FB2">
          <w:rPr>
            <w:noProof/>
            <w:webHidden/>
          </w:rPr>
          <w:tab/>
          <w:delText>11</w:delText>
        </w:r>
      </w:del>
    </w:p>
    <w:p w14:paraId="6AF37044" w14:textId="77777777" w:rsidR="00DA0803" w:rsidDel="007E6FB2" w:rsidRDefault="00DA0803">
      <w:pPr>
        <w:pStyle w:val="Tabledesillustrations"/>
        <w:tabs>
          <w:tab w:val="right" w:leader="dot" w:pos="9016"/>
        </w:tabs>
        <w:rPr>
          <w:del w:id="976" w:author="Heritiana" w:date="2021-03-19T16:00:00Z"/>
          <w:rFonts w:asciiTheme="minorHAnsi" w:eastAsiaTheme="minorEastAsia" w:hAnsiTheme="minorHAnsi" w:cstheme="minorBidi"/>
          <w:noProof/>
          <w:color w:val="auto"/>
          <w:lang w:val="en-US" w:eastAsia="en-US"/>
        </w:rPr>
      </w:pPr>
      <w:del w:id="977" w:author="Heritiana" w:date="2021-03-19T16:00:00Z">
        <w:r w:rsidRPr="00693452" w:rsidDel="007E6FB2">
          <w:rPr>
            <w:rStyle w:val="Lienhypertexte"/>
            <w:noProof/>
          </w:rPr>
          <w:delText>Figure 11:Bureau de travail - ARSM</w:delText>
        </w:r>
        <w:r w:rsidDel="007E6FB2">
          <w:rPr>
            <w:noProof/>
            <w:webHidden/>
          </w:rPr>
          <w:tab/>
          <w:delText>13</w:delText>
        </w:r>
      </w:del>
    </w:p>
    <w:p w14:paraId="1826CE40" w14:textId="77777777" w:rsidR="00DA0803" w:rsidDel="007E6FB2" w:rsidRDefault="00DA0803">
      <w:pPr>
        <w:pStyle w:val="Tabledesillustrations"/>
        <w:tabs>
          <w:tab w:val="right" w:leader="dot" w:pos="9016"/>
        </w:tabs>
        <w:rPr>
          <w:del w:id="978" w:author="Heritiana" w:date="2021-03-19T16:00:00Z"/>
          <w:rFonts w:asciiTheme="minorHAnsi" w:eastAsiaTheme="minorEastAsia" w:hAnsiTheme="minorHAnsi" w:cstheme="minorBidi"/>
          <w:noProof/>
          <w:color w:val="auto"/>
          <w:lang w:val="en-US" w:eastAsia="en-US"/>
        </w:rPr>
      </w:pPr>
      <w:del w:id="979" w:author="Heritiana" w:date="2021-03-19T16:00:00Z">
        <w:r w:rsidRPr="00693452" w:rsidDel="007E6FB2">
          <w:rPr>
            <w:rStyle w:val="Lienhypertexte"/>
            <w:noProof/>
          </w:rPr>
          <w:delText>Figure 12: Menu - Fichier</w:delText>
        </w:r>
        <w:r w:rsidDel="007E6FB2">
          <w:rPr>
            <w:noProof/>
            <w:webHidden/>
          </w:rPr>
          <w:tab/>
          <w:delText>14</w:delText>
        </w:r>
      </w:del>
    </w:p>
    <w:p w14:paraId="23C3364F" w14:textId="77777777" w:rsidR="00DA0803" w:rsidDel="007E6FB2" w:rsidRDefault="00DA0803">
      <w:pPr>
        <w:pStyle w:val="Tabledesillustrations"/>
        <w:tabs>
          <w:tab w:val="right" w:leader="dot" w:pos="9016"/>
        </w:tabs>
        <w:rPr>
          <w:del w:id="980" w:author="Heritiana" w:date="2021-03-19T16:00:00Z"/>
          <w:rFonts w:asciiTheme="minorHAnsi" w:eastAsiaTheme="minorEastAsia" w:hAnsiTheme="minorHAnsi" w:cstheme="minorBidi"/>
          <w:noProof/>
          <w:color w:val="auto"/>
          <w:lang w:val="en-US" w:eastAsia="en-US"/>
        </w:rPr>
      </w:pPr>
      <w:del w:id="981" w:author="Heritiana" w:date="2021-03-19T16:00:00Z">
        <w:r w:rsidRPr="00693452" w:rsidDel="007E6FB2">
          <w:rPr>
            <w:rStyle w:val="Lienhypertexte"/>
            <w:noProof/>
          </w:rPr>
          <w:delText>Figure 13: Menu - Edition</w:delText>
        </w:r>
        <w:r w:rsidDel="007E6FB2">
          <w:rPr>
            <w:noProof/>
            <w:webHidden/>
          </w:rPr>
          <w:tab/>
          <w:delText>15</w:delText>
        </w:r>
      </w:del>
    </w:p>
    <w:p w14:paraId="13072C00" w14:textId="77777777" w:rsidR="00DA0803" w:rsidDel="007E6FB2" w:rsidRDefault="00DA0803">
      <w:pPr>
        <w:pStyle w:val="Tabledesillustrations"/>
        <w:tabs>
          <w:tab w:val="right" w:leader="dot" w:pos="9016"/>
        </w:tabs>
        <w:rPr>
          <w:del w:id="982" w:author="Heritiana" w:date="2021-03-19T16:00:00Z"/>
          <w:rFonts w:asciiTheme="minorHAnsi" w:eastAsiaTheme="minorEastAsia" w:hAnsiTheme="minorHAnsi" w:cstheme="minorBidi"/>
          <w:noProof/>
          <w:color w:val="auto"/>
          <w:lang w:val="en-US" w:eastAsia="en-US"/>
        </w:rPr>
      </w:pPr>
      <w:del w:id="983" w:author="Heritiana" w:date="2021-03-19T16:00:00Z">
        <w:r w:rsidRPr="00693452" w:rsidDel="007E6FB2">
          <w:rPr>
            <w:rStyle w:val="Lienhypertexte"/>
            <w:noProof/>
          </w:rPr>
          <w:delText>Figure 14: Menu - Outils</w:delText>
        </w:r>
        <w:r w:rsidDel="007E6FB2">
          <w:rPr>
            <w:noProof/>
            <w:webHidden/>
          </w:rPr>
          <w:tab/>
          <w:delText>16</w:delText>
        </w:r>
      </w:del>
    </w:p>
    <w:p w14:paraId="152FB16D" w14:textId="77777777" w:rsidR="00DA0803" w:rsidDel="007E6FB2" w:rsidRDefault="00DA0803">
      <w:pPr>
        <w:pStyle w:val="Tabledesillustrations"/>
        <w:tabs>
          <w:tab w:val="right" w:leader="dot" w:pos="9016"/>
        </w:tabs>
        <w:rPr>
          <w:del w:id="984" w:author="Heritiana" w:date="2021-03-19T16:00:00Z"/>
          <w:rFonts w:asciiTheme="minorHAnsi" w:eastAsiaTheme="minorEastAsia" w:hAnsiTheme="minorHAnsi" w:cstheme="minorBidi"/>
          <w:noProof/>
          <w:color w:val="auto"/>
          <w:lang w:val="en-US" w:eastAsia="en-US"/>
        </w:rPr>
      </w:pPr>
      <w:del w:id="985" w:author="Heritiana" w:date="2021-03-19T16:00:00Z">
        <w:r w:rsidRPr="00693452" w:rsidDel="007E6FB2">
          <w:rPr>
            <w:rStyle w:val="Lienhypertexte"/>
            <w:noProof/>
          </w:rPr>
          <w:delText>Figure 15: Menu - Signets</w:delText>
        </w:r>
        <w:r w:rsidDel="007E6FB2">
          <w:rPr>
            <w:noProof/>
            <w:webHidden/>
          </w:rPr>
          <w:tab/>
          <w:delText>16</w:delText>
        </w:r>
      </w:del>
    </w:p>
    <w:p w14:paraId="61B669A1" w14:textId="77777777" w:rsidR="00DA0803" w:rsidDel="007E6FB2" w:rsidRDefault="00DA0803">
      <w:pPr>
        <w:pStyle w:val="Tabledesillustrations"/>
        <w:tabs>
          <w:tab w:val="right" w:leader="dot" w:pos="9016"/>
        </w:tabs>
        <w:rPr>
          <w:del w:id="986" w:author="Heritiana" w:date="2021-03-19T16:00:00Z"/>
          <w:rFonts w:asciiTheme="minorHAnsi" w:eastAsiaTheme="minorEastAsia" w:hAnsiTheme="minorHAnsi" w:cstheme="minorBidi"/>
          <w:noProof/>
          <w:color w:val="auto"/>
          <w:lang w:val="en-US" w:eastAsia="en-US"/>
        </w:rPr>
      </w:pPr>
      <w:del w:id="987" w:author="Heritiana" w:date="2021-03-19T16:00:00Z">
        <w:r w:rsidRPr="00693452" w:rsidDel="007E6FB2">
          <w:rPr>
            <w:rStyle w:val="Lienhypertexte"/>
            <w:noProof/>
          </w:rPr>
          <w:delText>Figure 16: Menu - Aide</w:delText>
        </w:r>
        <w:r w:rsidDel="007E6FB2">
          <w:rPr>
            <w:noProof/>
            <w:webHidden/>
          </w:rPr>
          <w:tab/>
          <w:delText>17</w:delText>
        </w:r>
      </w:del>
    </w:p>
    <w:p w14:paraId="2DFF26D2" w14:textId="77777777" w:rsidR="00DA0803" w:rsidDel="007E6FB2" w:rsidRDefault="00DA0803">
      <w:pPr>
        <w:pStyle w:val="Tabledesillustrations"/>
        <w:tabs>
          <w:tab w:val="right" w:leader="dot" w:pos="9016"/>
        </w:tabs>
        <w:rPr>
          <w:del w:id="988" w:author="Heritiana" w:date="2021-03-19T16:00:00Z"/>
          <w:rFonts w:asciiTheme="minorHAnsi" w:eastAsiaTheme="minorEastAsia" w:hAnsiTheme="minorHAnsi" w:cstheme="minorBidi"/>
          <w:noProof/>
          <w:color w:val="auto"/>
          <w:lang w:val="en-US" w:eastAsia="en-US"/>
        </w:rPr>
      </w:pPr>
      <w:del w:id="989" w:author="Heritiana" w:date="2021-03-19T16:00:00Z">
        <w:r w:rsidRPr="00693452" w:rsidDel="007E6FB2">
          <w:rPr>
            <w:rStyle w:val="Lienhypertexte"/>
            <w:noProof/>
          </w:rPr>
          <w:delText>Figure 17: Clic droit sur des documents / dossiers appartenant à la taxonomie</w:delText>
        </w:r>
        <w:r w:rsidDel="007E6FB2">
          <w:rPr>
            <w:noProof/>
            <w:webHidden/>
          </w:rPr>
          <w:tab/>
          <w:delText>20</w:delText>
        </w:r>
      </w:del>
    </w:p>
    <w:p w14:paraId="30811E42" w14:textId="77777777" w:rsidR="00DA0803" w:rsidDel="007E6FB2" w:rsidRDefault="00DA0803">
      <w:pPr>
        <w:pStyle w:val="Tabledesillustrations"/>
        <w:tabs>
          <w:tab w:val="right" w:leader="dot" w:pos="9016"/>
        </w:tabs>
        <w:rPr>
          <w:del w:id="990" w:author="Heritiana" w:date="2021-03-19T16:00:00Z"/>
          <w:rFonts w:asciiTheme="minorHAnsi" w:eastAsiaTheme="minorEastAsia" w:hAnsiTheme="minorHAnsi" w:cstheme="minorBidi"/>
          <w:noProof/>
          <w:color w:val="auto"/>
          <w:lang w:val="en-US" w:eastAsia="en-US"/>
        </w:rPr>
      </w:pPr>
      <w:del w:id="991" w:author="Heritiana" w:date="2021-03-19T16:00:00Z">
        <w:r w:rsidRPr="00693452" w:rsidDel="007E6FB2">
          <w:rPr>
            <w:rStyle w:val="Lienhypertexte"/>
            <w:noProof/>
          </w:rPr>
          <w:delText>Figure 18: Action massive sur le navigateur de documents</w:delText>
        </w:r>
        <w:r w:rsidDel="007E6FB2">
          <w:rPr>
            <w:noProof/>
            <w:webHidden/>
          </w:rPr>
          <w:tab/>
          <w:delText>20</w:delText>
        </w:r>
      </w:del>
    </w:p>
    <w:p w14:paraId="647286E4" w14:textId="77777777" w:rsidR="00DA0803" w:rsidDel="007E6FB2" w:rsidRDefault="00DA0803">
      <w:pPr>
        <w:pStyle w:val="Tabledesillustrations"/>
        <w:tabs>
          <w:tab w:val="right" w:leader="dot" w:pos="9016"/>
        </w:tabs>
        <w:rPr>
          <w:del w:id="992" w:author="Heritiana" w:date="2021-03-19T16:00:00Z"/>
          <w:rFonts w:asciiTheme="minorHAnsi" w:eastAsiaTheme="minorEastAsia" w:hAnsiTheme="minorHAnsi" w:cstheme="minorBidi"/>
          <w:noProof/>
          <w:color w:val="auto"/>
          <w:lang w:val="en-US" w:eastAsia="en-US"/>
        </w:rPr>
      </w:pPr>
      <w:del w:id="993" w:author="Heritiana" w:date="2021-03-19T16:00:00Z">
        <w:r w:rsidRPr="00693452" w:rsidDel="007E6FB2">
          <w:rPr>
            <w:rStyle w:val="Lienhypertexte"/>
            <w:noProof/>
          </w:rPr>
          <w:delText>Figure 19: Moteur de recherche</w:delText>
        </w:r>
        <w:r w:rsidDel="007E6FB2">
          <w:rPr>
            <w:noProof/>
            <w:webHidden/>
          </w:rPr>
          <w:tab/>
          <w:delText>23</w:delText>
        </w:r>
      </w:del>
    </w:p>
    <w:p w14:paraId="18ADCC85" w14:textId="77777777" w:rsidR="00DA0803" w:rsidDel="007E6FB2" w:rsidRDefault="00DA0803">
      <w:pPr>
        <w:pStyle w:val="Tabledesillustrations"/>
        <w:tabs>
          <w:tab w:val="right" w:leader="dot" w:pos="9016"/>
        </w:tabs>
        <w:rPr>
          <w:del w:id="994" w:author="Heritiana" w:date="2021-03-19T16:00:00Z"/>
          <w:rFonts w:asciiTheme="minorHAnsi" w:eastAsiaTheme="minorEastAsia" w:hAnsiTheme="minorHAnsi" w:cstheme="minorBidi"/>
          <w:noProof/>
          <w:color w:val="auto"/>
          <w:lang w:val="en-US" w:eastAsia="en-US"/>
        </w:rPr>
      </w:pPr>
      <w:del w:id="995" w:author="Heritiana" w:date="2021-03-19T16:00:00Z">
        <w:r w:rsidRPr="00693452" w:rsidDel="007E6FB2">
          <w:rPr>
            <w:rStyle w:val="Lienhypertexte"/>
            <w:noProof/>
          </w:rPr>
          <w:delText>Figure 20: Recherche en texte intégral</w:delText>
        </w:r>
        <w:r w:rsidDel="007E6FB2">
          <w:rPr>
            <w:noProof/>
            <w:webHidden/>
          </w:rPr>
          <w:tab/>
          <w:delText>24</w:delText>
        </w:r>
      </w:del>
    </w:p>
    <w:p w14:paraId="5E8BCF2D" w14:textId="77777777" w:rsidR="00DA0803" w:rsidDel="007E6FB2" w:rsidRDefault="00DA0803">
      <w:pPr>
        <w:pStyle w:val="Tabledesillustrations"/>
        <w:tabs>
          <w:tab w:val="right" w:leader="dot" w:pos="9016"/>
        </w:tabs>
        <w:rPr>
          <w:del w:id="996" w:author="Heritiana" w:date="2021-03-19T16:00:00Z"/>
          <w:rFonts w:asciiTheme="minorHAnsi" w:eastAsiaTheme="minorEastAsia" w:hAnsiTheme="minorHAnsi" w:cstheme="minorBidi"/>
          <w:noProof/>
          <w:color w:val="auto"/>
          <w:lang w:val="en-US" w:eastAsia="en-US"/>
        </w:rPr>
      </w:pPr>
      <w:del w:id="997" w:author="Heritiana" w:date="2021-03-19T16:00:00Z">
        <w:r w:rsidRPr="00693452" w:rsidDel="007E6FB2">
          <w:rPr>
            <w:rStyle w:val="Lienhypertexte"/>
            <w:noProof/>
          </w:rPr>
          <w:delText>Figure 21: Mode de recherche par critères</w:delText>
        </w:r>
        <w:r w:rsidDel="007E6FB2">
          <w:rPr>
            <w:noProof/>
            <w:webHidden/>
          </w:rPr>
          <w:tab/>
          <w:delText>24</w:delText>
        </w:r>
      </w:del>
    </w:p>
    <w:p w14:paraId="3497C86A" w14:textId="77777777" w:rsidR="00DA0803" w:rsidDel="007E6FB2" w:rsidRDefault="00DA0803">
      <w:pPr>
        <w:pStyle w:val="Tabledesillustrations"/>
        <w:tabs>
          <w:tab w:val="right" w:leader="dot" w:pos="9016"/>
        </w:tabs>
        <w:rPr>
          <w:del w:id="998" w:author="Heritiana" w:date="2021-03-19T16:00:00Z"/>
          <w:rFonts w:asciiTheme="minorHAnsi" w:eastAsiaTheme="minorEastAsia" w:hAnsiTheme="minorHAnsi" w:cstheme="minorBidi"/>
          <w:noProof/>
          <w:color w:val="auto"/>
          <w:lang w:val="en-US" w:eastAsia="en-US"/>
        </w:rPr>
      </w:pPr>
      <w:del w:id="999" w:author="Heritiana" w:date="2021-03-19T16:00:00Z">
        <w:r w:rsidRPr="00693452" w:rsidDel="007E6FB2">
          <w:rPr>
            <w:rStyle w:val="Lienhypertexte"/>
            <w:noProof/>
          </w:rPr>
          <w:delText>Figure 22: Exemple de recherche en mode avancé</w:delText>
        </w:r>
        <w:r w:rsidDel="007E6FB2">
          <w:rPr>
            <w:noProof/>
            <w:webHidden/>
          </w:rPr>
          <w:tab/>
          <w:delText>25</w:delText>
        </w:r>
      </w:del>
    </w:p>
    <w:p w14:paraId="3DF066E5" w14:textId="77777777" w:rsidR="00DA0803" w:rsidDel="007E6FB2" w:rsidRDefault="00DA0803">
      <w:pPr>
        <w:pStyle w:val="Tabledesillustrations"/>
        <w:tabs>
          <w:tab w:val="right" w:leader="dot" w:pos="9016"/>
        </w:tabs>
        <w:rPr>
          <w:del w:id="1000" w:author="Heritiana" w:date="2021-03-19T16:00:00Z"/>
          <w:rFonts w:asciiTheme="minorHAnsi" w:eastAsiaTheme="minorEastAsia" w:hAnsiTheme="minorHAnsi" w:cstheme="minorBidi"/>
          <w:noProof/>
          <w:color w:val="auto"/>
          <w:lang w:val="en-US" w:eastAsia="en-US"/>
        </w:rPr>
      </w:pPr>
      <w:del w:id="1001" w:author="Heritiana" w:date="2021-03-19T16:00:00Z">
        <w:r w:rsidRPr="00693452" w:rsidDel="007E6FB2">
          <w:rPr>
            <w:rStyle w:val="Lienhypertexte"/>
            <w:noProof/>
          </w:rPr>
          <w:delText>Figure 23: Mode de recherche par type</w:delText>
        </w:r>
        <w:r w:rsidDel="007E6FB2">
          <w:rPr>
            <w:noProof/>
            <w:webHidden/>
          </w:rPr>
          <w:tab/>
          <w:delText>25</w:delText>
        </w:r>
      </w:del>
    </w:p>
    <w:p w14:paraId="4AA8379B" w14:textId="77777777" w:rsidR="00DA0803" w:rsidDel="007E6FB2" w:rsidRDefault="00DA0803">
      <w:pPr>
        <w:pStyle w:val="Tabledesillustrations"/>
        <w:tabs>
          <w:tab w:val="right" w:leader="dot" w:pos="9016"/>
        </w:tabs>
        <w:rPr>
          <w:del w:id="1002" w:author="Heritiana" w:date="2021-03-19T16:00:00Z"/>
          <w:rFonts w:asciiTheme="minorHAnsi" w:eastAsiaTheme="minorEastAsia" w:hAnsiTheme="minorHAnsi" w:cstheme="minorBidi"/>
          <w:noProof/>
          <w:color w:val="auto"/>
          <w:lang w:val="en-US" w:eastAsia="en-US"/>
        </w:rPr>
      </w:pPr>
      <w:del w:id="1003" w:author="Heritiana" w:date="2021-03-19T16:00:00Z">
        <w:r w:rsidRPr="00693452" w:rsidDel="007E6FB2">
          <w:rPr>
            <w:rStyle w:val="Lienhypertexte"/>
            <w:noProof/>
          </w:rPr>
          <w:delText>Figure 24: Résultat de recherche par défaut</w:delText>
        </w:r>
        <w:r w:rsidDel="007E6FB2">
          <w:rPr>
            <w:noProof/>
            <w:webHidden/>
          </w:rPr>
          <w:tab/>
          <w:delText>26</w:delText>
        </w:r>
      </w:del>
    </w:p>
    <w:p w14:paraId="326A1C09" w14:textId="77777777" w:rsidR="00DA0803" w:rsidDel="007E6FB2" w:rsidRDefault="00DA0803">
      <w:pPr>
        <w:pStyle w:val="Tabledesillustrations"/>
        <w:tabs>
          <w:tab w:val="right" w:leader="dot" w:pos="9016"/>
        </w:tabs>
        <w:rPr>
          <w:del w:id="1004" w:author="Heritiana" w:date="2021-03-19T16:00:00Z"/>
          <w:rFonts w:asciiTheme="minorHAnsi" w:eastAsiaTheme="minorEastAsia" w:hAnsiTheme="minorHAnsi" w:cstheme="minorBidi"/>
          <w:noProof/>
          <w:color w:val="auto"/>
          <w:lang w:val="en-US" w:eastAsia="en-US"/>
        </w:rPr>
      </w:pPr>
      <w:del w:id="1005" w:author="Heritiana" w:date="2021-03-19T16:00:00Z">
        <w:r w:rsidRPr="00693452" w:rsidDel="007E6FB2">
          <w:rPr>
            <w:rStyle w:val="Lienhypertexte"/>
            <w:noProof/>
          </w:rPr>
          <w:delText>Figure 25: Résultat de recherche en mode compact</w:delText>
        </w:r>
        <w:r w:rsidDel="007E6FB2">
          <w:rPr>
            <w:noProof/>
            <w:webHidden/>
          </w:rPr>
          <w:tab/>
          <w:delText>26</w:delText>
        </w:r>
      </w:del>
    </w:p>
    <w:p w14:paraId="2BC2603C" w14:textId="77777777" w:rsidR="00DA0803" w:rsidDel="007E6FB2" w:rsidRDefault="00DA0803">
      <w:pPr>
        <w:pStyle w:val="Tabledesillustrations"/>
        <w:tabs>
          <w:tab w:val="right" w:leader="dot" w:pos="9016"/>
        </w:tabs>
        <w:rPr>
          <w:del w:id="1006" w:author="Heritiana" w:date="2021-03-19T16:00:00Z"/>
          <w:rFonts w:asciiTheme="minorHAnsi" w:eastAsiaTheme="minorEastAsia" w:hAnsiTheme="minorHAnsi" w:cstheme="minorBidi"/>
          <w:noProof/>
          <w:color w:val="auto"/>
          <w:lang w:val="en-US" w:eastAsia="en-US"/>
        </w:rPr>
      </w:pPr>
      <w:del w:id="1007" w:author="Heritiana" w:date="2021-03-19T16:00:00Z">
        <w:r w:rsidRPr="00693452" w:rsidDel="007E6FB2">
          <w:rPr>
            <w:rStyle w:val="Lienhypertexte"/>
            <w:noProof/>
          </w:rPr>
          <w:delText>Figure 26: Les rapports déposés en retard</w:delText>
        </w:r>
        <w:r w:rsidDel="007E6FB2">
          <w:rPr>
            <w:noProof/>
            <w:webHidden/>
          </w:rPr>
          <w:tab/>
          <w:delText>28</w:delText>
        </w:r>
      </w:del>
    </w:p>
    <w:p w14:paraId="5AF2A4E7" w14:textId="77777777" w:rsidR="00DA0803" w:rsidDel="007E6FB2" w:rsidRDefault="00DA0803">
      <w:pPr>
        <w:pStyle w:val="Tabledesillustrations"/>
        <w:tabs>
          <w:tab w:val="right" w:leader="dot" w:pos="9016"/>
        </w:tabs>
        <w:rPr>
          <w:del w:id="1008" w:author="Heritiana" w:date="2021-03-19T16:00:00Z"/>
          <w:rFonts w:asciiTheme="minorHAnsi" w:eastAsiaTheme="minorEastAsia" w:hAnsiTheme="minorHAnsi" w:cstheme="minorBidi"/>
          <w:noProof/>
          <w:color w:val="auto"/>
          <w:lang w:val="en-US" w:eastAsia="en-US"/>
        </w:rPr>
      </w:pPr>
      <w:del w:id="1009" w:author="Heritiana" w:date="2021-03-19T16:00:00Z">
        <w:r w:rsidRPr="00693452" w:rsidDel="007E6FB2">
          <w:rPr>
            <w:rStyle w:val="Lienhypertexte"/>
            <w:noProof/>
          </w:rPr>
          <w:delText>Figure 27: Rapport en retard en attente de déposition</w:delText>
        </w:r>
        <w:r w:rsidDel="007E6FB2">
          <w:rPr>
            <w:noProof/>
            <w:webHidden/>
          </w:rPr>
          <w:tab/>
          <w:delText>28</w:delText>
        </w:r>
      </w:del>
    </w:p>
    <w:p w14:paraId="29AD1A38" w14:textId="77777777" w:rsidR="00DA0803" w:rsidDel="007E6FB2" w:rsidRDefault="00DA0803">
      <w:pPr>
        <w:pStyle w:val="Tabledesillustrations"/>
        <w:tabs>
          <w:tab w:val="right" w:leader="dot" w:pos="9016"/>
        </w:tabs>
        <w:rPr>
          <w:del w:id="1010" w:author="Heritiana" w:date="2021-03-19T16:00:00Z"/>
          <w:rFonts w:asciiTheme="minorHAnsi" w:eastAsiaTheme="minorEastAsia" w:hAnsiTheme="minorHAnsi" w:cstheme="minorBidi"/>
          <w:noProof/>
          <w:color w:val="auto"/>
          <w:lang w:val="en-US" w:eastAsia="en-US"/>
        </w:rPr>
      </w:pPr>
      <w:del w:id="1011" w:author="Heritiana" w:date="2021-03-19T16:00:00Z">
        <w:r w:rsidRPr="00693452" w:rsidDel="007E6FB2">
          <w:rPr>
            <w:rStyle w:val="Lienhypertexte"/>
            <w:noProof/>
          </w:rPr>
          <w:delText>Figure 28: Tableau de bord - Espace privé</w:delText>
        </w:r>
        <w:r w:rsidDel="007E6FB2">
          <w:rPr>
            <w:noProof/>
            <w:webHidden/>
          </w:rPr>
          <w:tab/>
          <w:delText>29</w:delText>
        </w:r>
      </w:del>
    </w:p>
    <w:p w14:paraId="70D3AA30" w14:textId="77777777" w:rsidR="00DA0803" w:rsidDel="007E6FB2" w:rsidRDefault="00DA0803">
      <w:pPr>
        <w:pStyle w:val="Tabledesillustrations"/>
        <w:tabs>
          <w:tab w:val="right" w:leader="dot" w:pos="9016"/>
        </w:tabs>
        <w:rPr>
          <w:del w:id="1012" w:author="Heritiana" w:date="2021-03-19T16:00:00Z"/>
          <w:rFonts w:asciiTheme="minorHAnsi" w:eastAsiaTheme="minorEastAsia" w:hAnsiTheme="minorHAnsi" w:cstheme="minorBidi"/>
          <w:noProof/>
          <w:color w:val="auto"/>
          <w:lang w:val="en-US" w:eastAsia="en-US"/>
        </w:rPr>
      </w:pPr>
      <w:del w:id="1013" w:author="Heritiana" w:date="2021-03-19T16:00:00Z">
        <w:r w:rsidRPr="00693452" w:rsidDel="007E6FB2">
          <w:rPr>
            <w:rStyle w:val="Lienhypertexte"/>
            <w:noProof/>
          </w:rPr>
          <w:delText>Figure 29: Tableau de bord – Vue générale</w:delText>
        </w:r>
        <w:r w:rsidDel="007E6FB2">
          <w:rPr>
            <w:noProof/>
            <w:webHidden/>
          </w:rPr>
          <w:tab/>
          <w:delText>31</w:delText>
        </w:r>
      </w:del>
    </w:p>
    <w:p w14:paraId="0334D719" w14:textId="77777777" w:rsidR="00DA0803" w:rsidDel="007E6FB2" w:rsidRDefault="00DA0803">
      <w:pPr>
        <w:pStyle w:val="Tabledesillustrations"/>
        <w:tabs>
          <w:tab w:val="right" w:leader="dot" w:pos="9016"/>
        </w:tabs>
        <w:rPr>
          <w:del w:id="1014" w:author="Heritiana" w:date="2021-03-19T16:00:00Z"/>
          <w:rFonts w:asciiTheme="minorHAnsi" w:eastAsiaTheme="minorEastAsia" w:hAnsiTheme="minorHAnsi" w:cstheme="minorBidi"/>
          <w:noProof/>
          <w:color w:val="auto"/>
          <w:lang w:val="en-US" w:eastAsia="en-US"/>
        </w:rPr>
      </w:pPr>
      <w:del w:id="1015" w:author="Heritiana" w:date="2021-03-19T16:00:00Z">
        <w:r w:rsidRPr="00693452" w:rsidDel="007E6FB2">
          <w:rPr>
            <w:rStyle w:val="Lienhypertexte"/>
            <w:noProof/>
          </w:rPr>
          <w:delText>Figure 30: Tableau de bord - Processus</w:delText>
        </w:r>
        <w:r w:rsidDel="007E6FB2">
          <w:rPr>
            <w:noProof/>
            <w:webHidden/>
          </w:rPr>
          <w:tab/>
          <w:delText>32</w:delText>
        </w:r>
      </w:del>
    </w:p>
    <w:p w14:paraId="1D2C7DAD" w14:textId="77777777" w:rsidR="00DA0803" w:rsidDel="007E6FB2" w:rsidRDefault="00DA0803">
      <w:pPr>
        <w:pStyle w:val="Tabledesillustrations"/>
        <w:tabs>
          <w:tab w:val="right" w:leader="dot" w:pos="9016"/>
        </w:tabs>
        <w:rPr>
          <w:del w:id="1016" w:author="Heritiana" w:date="2021-03-19T16:00:00Z"/>
          <w:rFonts w:asciiTheme="minorHAnsi" w:eastAsiaTheme="minorEastAsia" w:hAnsiTheme="minorHAnsi" w:cstheme="minorBidi"/>
          <w:noProof/>
          <w:color w:val="auto"/>
          <w:lang w:val="en-US" w:eastAsia="en-US"/>
        </w:rPr>
      </w:pPr>
      <w:del w:id="1017" w:author="Heritiana" w:date="2021-03-19T16:00:00Z">
        <w:r w:rsidRPr="00693452" w:rsidDel="007E6FB2">
          <w:rPr>
            <w:rStyle w:val="Lienhypertexte"/>
            <w:noProof/>
          </w:rPr>
          <w:delText>Figure 31: Erreur sur un document</w:delText>
        </w:r>
        <w:r w:rsidDel="007E6FB2">
          <w:rPr>
            <w:noProof/>
            <w:webHidden/>
          </w:rPr>
          <w:tab/>
          <w:delText>35</w:delText>
        </w:r>
      </w:del>
    </w:p>
    <w:p w14:paraId="4EDE140A" w14:textId="77777777" w:rsidR="00DA0803" w:rsidDel="007E6FB2" w:rsidRDefault="00DA0803">
      <w:pPr>
        <w:pStyle w:val="Tabledesillustrations"/>
        <w:tabs>
          <w:tab w:val="right" w:leader="dot" w:pos="9016"/>
        </w:tabs>
        <w:rPr>
          <w:del w:id="1018" w:author="Heritiana" w:date="2021-03-19T16:00:00Z"/>
          <w:rFonts w:asciiTheme="minorHAnsi" w:eastAsiaTheme="minorEastAsia" w:hAnsiTheme="minorHAnsi" w:cstheme="minorBidi"/>
          <w:noProof/>
          <w:color w:val="auto"/>
          <w:lang w:val="en-US" w:eastAsia="en-US"/>
        </w:rPr>
      </w:pPr>
      <w:del w:id="1019" w:author="Heritiana" w:date="2021-03-19T16:00:00Z">
        <w:r w:rsidRPr="00693452" w:rsidDel="007E6FB2">
          <w:rPr>
            <w:rStyle w:val="Lienhypertexte"/>
            <w:noProof/>
          </w:rPr>
          <w:delText>Figure 32: Erreur de notification des autres utilisateurs lors d'un ajout de document</w:delText>
        </w:r>
        <w:r w:rsidDel="007E6FB2">
          <w:rPr>
            <w:noProof/>
            <w:webHidden/>
          </w:rPr>
          <w:tab/>
          <w:delText>36</w:delText>
        </w:r>
      </w:del>
    </w:p>
    <w:p w14:paraId="38B3AB56" w14:textId="77777777" w:rsidR="00DA0803" w:rsidDel="007E6FB2" w:rsidRDefault="00DA0803">
      <w:pPr>
        <w:pStyle w:val="Tabledesillustrations"/>
        <w:tabs>
          <w:tab w:val="right" w:leader="dot" w:pos="9016"/>
        </w:tabs>
        <w:rPr>
          <w:del w:id="1020" w:author="Heritiana" w:date="2021-03-19T16:00:00Z"/>
          <w:rFonts w:asciiTheme="minorHAnsi" w:eastAsiaTheme="minorEastAsia" w:hAnsiTheme="minorHAnsi" w:cstheme="minorBidi"/>
          <w:noProof/>
          <w:color w:val="auto"/>
          <w:lang w:val="en-US" w:eastAsia="en-US"/>
        </w:rPr>
      </w:pPr>
      <w:del w:id="1021" w:author="Heritiana" w:date="2021-03-19T16:00:00Z">
        <w:r w:rsidRPr="00693452" w:rsidDel="007E6FB2">
          <w:rPr>
            <w:rStyle w:val="Lienhypertexte"/>
            <w:noProof/>
          </w:rPr>
          <w:delText>Figure 33: Erreur d'envoi de message de notification par email</w:delText>
        </w:r>
        <w:r w:rsidDel="007E6FB2">
          <w:rPr>
            <w:noProof/>
            <w:webHidden/>
          </w:rPr>
          <w:tab/>
          <w:delText>36</w:delText>
        </w:r>
      </w:del>
    </w:p>
    <w:p w14:paraId="5FC0C4B4" w14:textId="77777777" w:rsidR="00DA0803" w:rsidDel="007E6FB2" w:rsidRDefault="00DA0803">
      <w:pPr>
        <w:pStyle w:val="Tabledesillustrations"/>
        <w:tabs>
          <w:tab w:val="right" w:leader="dot" w:pos="9016"/>
        </w:tabs>
        <w:rPr>
          <w:del w:id="1022" w:author="Heritiana" w:date="2021-03-19T16:00:00Z"/>
          <w:rFonts w:asciiTheme="minorHAnsi" w:eastAsiaTheme="minorEastAsia" w:hAnsiTheme="minorHAnsi" w:cstheme="minorBidi"/>
          <w:noProof/>
          <w:color w:val="auto"/>
          <w:lang w:val="en-US" w:eastAsia="en-US"/>
        </w:rPr>
      </w:pPr>
      <w:del w:id="1023" w:author="Heritiana" w:date="2021-03-19T16:00:00Z">
        <w:r w:rsidRPr="00693452" w:rsidDel="007E6FB2">
          <w:rPr>
            <w:rStyle w:val="Lienhypertexte"/>
            <w:noProof/>
          </w:rPr>
          <w:delText>Figure 34: Erreur d'envoi de document (car document déjà verrouillé)</w:delText>
        </w:r>
        <w:r w:rsidDel="007E6FB2">
          <w:rPr>
            <w:noProof/>
            <w:webHidden/>
          </w:rPr>
          <w:tab/>
          <w:delText>36</w:delText>
        </w:r>
      </w:del>
    </w:p>
    <w:p w14:paraId="01470BA8" w14:textId="77777777" w:rsidR="00DA0803" w:rsidDel="007E6FB2" w:rsidRDefault="00DA0803">
      <w:pPr>
        <w:pStyle w:val="Tabledesillustrations"/>
        <w:tabs>
          <w:tab w:val="right" w:leader="dot" w:pos="9016"/>
        </w:tabs>
        <w:rPr>
          <w:del w:id="1024" w:author="Heritiana" w:date="2021-03-19T16:00:00Z"/>
          <w:rFonts w:asciiTheme="minorHAnsi" w:eastAsiaTheme="minorEastAsia" w:hAnsiTheme="minorHAnsi" w:cstheme="minorBidi"/>
          <w:noProof/>
          <w:color w:val="auto"/>
          <w:lang w:val="en-US" w:eastAsia="en-US"/>
        </w:rPr>
      </w:pPr>
      <w:del w:id="1025" w:author="Heritiana" w:date="2021-03-19T16:00:00Z">
        <w:r w:rsidRPr="00693452" w:rsidDel="007E6FB2">
          <w:rPr>
            <w:rStyle w:val="Lienhypertexte"/>
            <w:noProof/>
          </w:rPr>
          <w:delText>Figure 35: Erreur de déconnexion de la plateforme</w:delText>
        </w:r>
        <w:r w:rsidDel="007E6FB2">
          <w:rPr>
            <w:noProof/>
            <w:webHidden/>
          </w:rPr>
          <w:tab/>
          <w:delText>37</w:delText>
        </w:r>
      </w:del>
    </w:p>
    <w:p w14:paraId="524595E4" w14:textId="77777777" w:rsidR="00253A10" w:rsidRDefault="00624960" w:rsidP="00172BB9">
      <w:pPr>
        <w:spacing w:line="720" w:lineRule="auto"/>
        <w:ind w:left="0" w:firstLine="0"/>
      </w:pPr>
      <w:r>
        <w:fldChar w:fldCharType="end"/>
      </w:r>
    </w:p>
    <w:p w14:paraId="52943FD1" w14:textId="77777777" w:rsidR="00253A10" w:rsidRDefault="00E91708" w:rsidP="00E5303A">
      <w:pPr>
        <w:pStyle w:val="Titre2"/>
      </w:pPr>
      <w:bookmarkStart w:id="1026" w:name="_Toc67063079"/>
      <w:r w:rsidRPr="00E91708">
        <w:lastRenderedPageBreak/>
        <w:t>Introduction</w:t>
      </w:r>
      <w:r w:rsidR="00E5303A">
        <w:t xml:space="preserve"> : </w:t>
      </w:r>
      <w:r w:rsidR="00E5303A" w:rsidRPr="00E5303A">
        <w:t>A propos d’OpenKM</w:t>
      </w:r>
      <w:bookmarkEnd w:id="1026"/>
    </w:p>
    <w:p w14:paraId="1C6115A9" w14:textId="77777777" w:rsidR="00F2335E" w:rsidRDefault="004A31AA" w:rsidP="0051280C">
      <w:r>
        <w:t>OpenKM est un outil de gestion des documents</w:t>
      </w:r>
      <w:r w:rsidR="0051280C">
        <w:t xml:space="preserve"> qui, implémenté</w:t>
      </w:r>
      <w:r>
        <w:t xml:space="preserve"> au sein d’une organisation</w:t>
      </w:r>
      <w:r w:rsidR="0051280C">
        <w:t>,</w:t>
      </w:r>
      <w:r w:rsidR="00B07801">
        <w:t xml:space="preserve"> </w:t>
      </w:r>
      <w:r w:rsidR="0051280C">
        <w:t>améliore</w:t>
      </w:r>
      <w:r w:rsidR="00B07801">
        <w:t xml:space="preserve"> l’accès </w:t>
      </w:r>
      <w:r w:rsidR="0051280C">
        <w:t>aux informations des utilisateurs et vérifie automatiquement la duplication des fichiers entrés et stockés.</w:t>
      </w:r>
    </w:p>
    <w:p w14:paraId="5388BAFA" w14:textId="77777777" w:rsidR="0051280C" w:rsidRDefault="0051280C" w:rsidP="0051280C"/>
    <w:p w14:paraId="3F79E6B5" w14:textId="77777777" w:rsidR="00F2335E" w:rsidRDefault="0051280C" w:rsidP="0051280C">
      <w:r>
        <w:t>Concrètement, OpenKM :</w:t>
      </w:r>
    </w:p>
    <w:p w14:paraId="42947815" w14:textId="7D3D7F00" w:rsidR="00751ED9" w:rsidRDefault="0064424E" w:rsidP="000B5D5F">
      <w:pPr>
        <w:pStyle w:val="Paragraphedeliste"/>
        <w:numPr>
          <w:ilvl w:val="0"/>
          <w:numId w:val="3"/>
        </w:numPr>
      </w:pPr>
      <w:r>
        <w:t>r</w:t>
      </w:r>
      <w:r w:rsidR="00751ED9">
        <w:t>ecueille les informations</w:t>
      </w:r>
      <w:r w:rsidR="00B45356">
        <w:t xml:space="preserve"> et les documents</w:t>
      </w:r>
      <w:r w:rsidR="00AD102E">
        <w:t xml:space="preserve"> des SFD et de l’ARSM</w:t>
      </w:r>
      <w:r w:rsidR="00751ED9">
        <w:t xml:space="preserve">, </w:t>
      </w:r>
    </w:p>
    <w:p w14:paraId="54CF9EA9" w14:textId="3B3E2779" w:rsidR="00751ED9" w:rsidRDefault="0064424E" w:rsidP="000B5D5F">
      <w:pPr>
        <w:pStyle w:val="Paragraphedeliste"/>
        <w:numPr>
          <w:ilvl w:val="0"/>
          <w:numId w:val="3"/>
        </w:numPr>
      </w:pPr>
      <w:r>
        <w:t>o</w:t>
      </w:r>
      <w:r w:rsidR="00751ED9">
        <w:t xml:space="preserve">rganise la transmission et la réception des documents pour validation, selon </w:t>
      </w:r>
      <w:r w:rsidR="000B5D5F">
        <w:t>un</w:t>
      </w:r>
      <w:r w:rsidR="00751ED9">
        <w:t xml:space="preserve"> workflow </w:t>
      </w:r>
      <w:r w:rsidR="000B5D5F">
        <w:t>défini</w:t>
      </w:r>
      <w:r w:rsidR="00751ED9">
        <w:t>,</w:t>
      </w:r>
    </w:p>
    <w:p w14:paraId="3C069BDA" w14:textId="5A7D2C31" w:rsidR="00751ED9" w:rsidRDefault="0064424E" w:rsidP="000B5D5F">
      <w:pPr>
        <w:pStyle w:val="Paragraphedeliste"/>
        <w:numPr>
          <w:ilvl w:val="0"/>
          <w:numId w:val="3"/>
        </w:numPr>
      </w:pPr>
      <w:r>
        <w:t>a</w:t>
      </w:r>
      <w:r w:rsidR="00751ED9">
        <w:t>utomatise la succession des tâches et optimise ainsi le temps de traitement d’un document,</w:t>
      </w:r>
    </w:p>
    <w:p w14:paraId="6495C798" w14:textId="0F152879" w:rsidR="00751ED9" w:rsidRDefault="0064424E" w:rsidP="000B5D5F">
      <w:pPr>
        <w:pStyle w:val="Paragraphedeliste"/>
        <w:numPr>
          <w:ilvl w:val="0"/>
          <w:numId w:val="3"/>
        </w:numPr>
      </w:pPr>
      <w:r>
        <w:t>p</w:t>
      </w:r>
      <w:r w:rsidR="00751ED9">
        <w:t>ermet une recherche rapide</w:t>
      </w:r>
      <w:r w:rsidR="00B45356">
        <w:t xml:space="preserve"> de la</w:t>
      </w:r>
      <w:r w:rsidR="00751ED9">
        <w:t xml:space="preserve"> localisation des documents,</w:t>
      </w:r>
    </w:p>
    <w:p w14:paraId="61170468" w14:textId="39BE672D" w:rsidR="0051280C" w:rsidRDefault="0064424E" w:rsidP="000B5D5F">
      <w:pPr>
        <w:pStyle w:val="Paragraphedeliste"/>
        <w:numPr>
          <w:ilvl w:val="0"/>
          <w:numId w:val="3"/>
        </w:numPr>
      </w:pPr>
      <w:r>
        <w:t>c</w:t>
      </w:r>
      <w:r w:rsidR="0051280C">
        <w:t xml:space="preserve">ontrôle </w:t>
      </w:r>
      <w:r w:rsidR="00751ED9">
        <w:t xml:space="preserve">la fluctuation du </w:t>
      </w:r>
      <w:r w:rsidR="0051280C">
        <w:t>volume de</w:t>
      </w:r>
      <w:r w:rsidR="00751ED9">
        <w:t xml:space="preserve"> données circulant,</w:t>
      </w:r>
    </w:p>
    <w:p w14:paraId="4B110317" w14:textId="5888EC2F" w:rsidR="0051280C" w:rsidRDefault="0064424E" w:rsidP="000B5D5F">
      <w:pPr>
        <w:pStyle w:val="Paragraphedeliste"/>
        <w:numPr>
          <w:ilvl w:val="0"/>
          <w:numId w:val="3"/>
        </w:numPr>
      </w:pPr>
      <w:r>
        <w:t>d</w:t>
      </w:r>
      <w:r w:rsidR="00751ED9">
        <w:t>étecte et élimine</w:t>
      </w:r>
      <w:r w:rsidR="0051280C">
        <w:t xml:space="preserve"> </w:t>
      </w:r>
      <w:r w:rsidR="00751ED9">
        <w:t>l</w:t>
      </w:r>
      <w:r w:rsidR="0051280C">
        <w:t>es sources de données</w:t>
      </w:r>
      <w:r w:rsidR="00751ED9">
        <w:t xml:space="preserve"> dupliquées,</w:t>
      </w:r>
    </w:p>
    <w:p w14:paraId="66B0661D" w14:textId="13218121" w:rsidR="000B5D5F" w:rsidRDefault="0064424E" w:rsidP="000B5D5F">
      <w:pPr>
        <w:pStyle w:val="Paragraphedeliste"/>
        <w:numPr>
          <w:ilvl w:val="0"/>
          <w:numId w:val="3"/>
        </w:numPr>
      </w:pPr>
      <w:r>
        <w:t>p</w:t>
      </w:r>
      <w:r w:rsidR="000B5D5F">
        <w:t>rotège et verrouille les accès et les documents selon leurs utilisateurs</w:t>
      </w:r>
      <w:r>
        <w:t>.</w:t>
      </w:r>
    </w:p>
    <w:p w14:paraId="184A61CC" w14:textId="77777777" w:rsidR="000B5D5F" w:rsidRDefault="000B5D5F" w:rsidP="0051280C"/>
    <w:p w14:paraId="78967ADD" w14:textId="71BFB649" w:rsidR="00E5303A" w:rsidRDefault="003E1C1B" w:rsidP="00E5303A">
      <w:r>
        <w:t>L</w:t>
      </w:r>
      <w:r w:rsidR="00B45356">
        <w:t>a</w:t>
      </w:r>
      <w:r>
        <w:t xml:space="preserve"> plateforme OpenKM permet </w:t>
      </w:r>
      <w:r w:rsidR="00B45356">
        <w:t>une recherche et un accès à une information spécifique en un temps optimal, accélérant ainsi la prise de décision au sein d’une entité</w:t>
      </w:r>
      <w:r w:rsidR="00AD102E">
        <w:t>, et spécifiquement ici au s</w:t>
      </w:r>
      <w:r w:rsidR="009D3FD8">
        <w:t>ein</w:t>
      </w:r>
      <w:r w:rsidR="00AD102E">
        <w:t xml:space="preserve"> de l’ARSM</w:t>
      </w:r>
      <w:r w:rsidR="00B45356">
        <w:t>.</w:t>
      </w:r>
      <w:r w:rsidR="00E5303A">
        <w:t xml:space="preserve"> Par ailleurs, O</w:t>
      </w:r>
      <w:r w:rsidR="00B45356">
        <w:t>penKM</w:t>
      </w:r>
      <w:r w:rsidR="00E5303A" w:rsidRPr="00E5303A">
        <w:t xml:space="preserve"> </w:t>
      </w:r>
      <w:r w:rsidR="00E5303A">
        <w:t>incorpore plusieurs outils en un seul package, permettant à différents départements de plusieurs niveau</w:t>
      </w:r>
      <w:r w:rsidR="009D3FD8">
        <w:t>x</w:t>
      </w:r>
      <w:r w:rsidR="00E5303A">
        <w:t xml:space="preserve"> d’hiérarchie</w:t>
      </w:r>
      <w:r w:rsidR="00B42F44">
        <w:t>s</w:t>
      </w:r>
      <w:r w:rsidR="00E5303A">
        <w:t xml:space="preserve"> d’accéder aux mêmes données - des données protégées et contrôlées. </w:t>
      </w:r>
      <w:r w:rsidR="00444274">
        <w:t xml:space="preserve">Elle </w:t>
      </w:r>
      <w:r w:rsidR="00E5303A">
        <w:t>permettra ainsi d’améliorer le processus organisationnel de l’ARSM.</w:t>
      </w:r>
    </w:p>
    <w:p w14:paraId="3FF4737C" w14:textId="77777777" w:rsidR="00B45356" w:rsidRDefault="00B45356" w:rsidP="0051280C"/>
    <w:p w14:paraId="792DB946" w14:textId="77777777" w:rsidR="0030702C" w:rsidRDefault="0030702C" w:rsidP="0030702C">
      <w:r>
        <w:t>Par ailleurs, voici la liste des boutons récurrents dans la plateforme et leurs rôles :</w:t>
      </w:r>
    </w:p>
    <w:tbl>
      <w:tblPr>
        <w:tblStyle w:val="TableauGrille1Clair"/>
        <w:tblW w:w="9493" w:type="dxa"/>
        <w:tblLook w:val="04A0" w:firstRow="1" w:lastRow="0" w:firstColumn="1" w:lastColumn="0" w:noHBand="0" w:noVBand="1"/>
      </w:tblPr>
      <w:tblGrid>
        <w:gridCol w:w="714"/>
        <w:gridCol w:w="2542"/>
        <w:gridCol w:w="6237"/>
      </w:tblGrid>
      <w:tr w:rsidR="0030702C" w14:paraId="58BB3447" w14:textId="77777777" w:rsidTr="0050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6A29B33B" w14:textId="77777777" w:rsidR="0030702C" w:rsidRDefault="0030702C" w:rsidP="005049C0">
            <w:pPr>
              <w:ind w:left="0" w:firstLine="0"/>
            </w:pPr>
            <w:r>
              <w:t>Icône</w:t>
            </w:r>
          </w:p>
        </w:tc>
        <w:tc>
          <w:tcPr>
            <w:tcW w:w="2542" w:type="dxa"/>
          </w:tcPr>
          <w:p w14:paraId="5CCDC190" w14:textId="77777777" w:rsidR="0030702C" w:rsidRDefault="0030702C" w:rsidP="005049C0">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5C879710" w14:textId="77777777" w:rsidR="0030702C" w:rsidRDefault="0030702C" w:rsidP="005049C0">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30702C" w14:paraId="040DFA3D" w14:textId="77777777" w:rsidTr="005049C0">
        <w:tc>
          <w:tcPr>
            <w:cnfStyle w:val="001000000000" w:firstRow="0" w:lastRow="0" w:firstColumn="1" w:lastColumn="0" w:oddVBand="0" w:evenVBand="0" w:oddHBand="0" w:evenHBand="0" w:firstRowFirstColumn="0" w:firstRowLastColumn="0" w:lastRowFirstColumn="0" w:lastRowLastColumn="0"/>
            <w:tcW w:w="714" w:type="dxa"/>
          </w:tcPr>
          <w:p w14:paraId="20D15E1D" w14:textId="77777777" w:rsidR="0030702C" w:rsidRDefault="0030702C" w:rsidP="005049C0">
            <w:pPr>
              <w:ind w:left="0" w:firstLine="0"/>
            </w:pPr>
            <w:r>
              <w:rPr>
                <w:noProof/>
              </w:rPr>
              <w:drawing>
                <wp:inline distT="0" distB="0" distL="0" distR="0" wp14:anchorId="682DF495" wp14:editId="460CD437">
                  <wp:extent cx="276225" cy="2095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2542" w:type="dxa"/>
          </w:tcPr>
          <w:p w14:paraId="1B143B9B"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t>Ajout</w:t>
            </w:r>
          </w:p>
        </w:tc>
        <w:tc>
          <w:tcPr>
            <w:tcW w:w="6237" w:type="dxa"/>
          </w:tcPr>
          <w:p w14:paraId="723F5E35"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t>A</w:t>
            </w:r>
            <w:r w:rsidRPr="002627D6">
              <w:t>jout d’une nouvelle entrée</w:t>
            </w:r>
          </w:p>
        </w:tc>
      </w:tr>
      <w:tr w:rsidR="0030702C" w14:paraId="26A9BE84" w14:textId="77777777" w:rsidTr="005049C0">
        <w:tc>
          <w:tcPr>
            <w:cnfStyle w:val="001000000000" w:firstRow="0" w:lastRow="0" w:firstColumn="1" w:lastColumn="0" w:oddVBand="0" w:evenVBand="0" w:oddHBand="0" w:evenHBand="0" w:firstRowFirstColumn="0" w:firstRowLastColumn="0" w:lastRowFirstColumn="0" w:lastRowLastColumn="0"/>
            <w:tcW w:w="714" w:type="dxa"/>
          </w:tcPr>
          <w:p w14:paraId="2745A7B1" w14:textId="77777777" w:rsidR="0030702C" w:rsidRDefault="0030702C" w:rsidP="005049C0">
            <w:pPr>
              <w:ind w:left="0" w:firstLine="0"/>
            </w:pPr>
            <w:r>
              <w:rPr>
                <w:noProof/>
              </w:rPr>
              <w:drawing>
                <wp:inline distT="0" distB="0" distL="0" distR="0" wp14:anchorId="753624E2" wp14:editId="3931E950">
                  <wp:extent cx="276225" cy="2095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2542" w:type="dxa"/>
          </w:tcPr>
          <w:p w14:paraId="363EE740"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rsidRPr="002627D6">
              <w:t>Modification</w:t>
            </w:r>
          </w:p>
        </w:tc>
        <w:tc>
          <w:tcPr>
            <w:tcW w:w="6237" w:type="dxa"/>
          </w:tcPr>
          <w:p w14:paraId="263A53B3"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rsidRPr="002627D6">
              <w:t>Modification d’un enregistrement</w:t>
            </w:r>
          </w:p>
        </w:tc>
      </w:tr>
      <w:tr w:rsidR="0030702C" w14:paraId="5EE8D4C6" w14:textId="77777777" w:rsidTr="005049C0">
        <w:tc>
          <w:tcPr>
            <w:cnfStyle w:val="001000000000" w:firstRow="0" w:lastRow="0" w:firstColumn="1" w:lastColumn="0" w:oddVBand="0" w:evenVBand="0" w:oddHBand="0" w:evenHBand="0" w:firstRowFirstColumn="0" w:firstRowLastColumn="0" w:lastRowFirstColumn="0" w:lastRowLastColumn="0"/>
            <w:tcW w:w="714" w:type="dxa"/>
          </w:tcPr>
          <w:p w14:paraId="58FE822D" w14:textId="77777777" w:rsidR="0030702C" w:rsidRDefault="0030702C" w:rsidP="005049C0">
            <w:pPr>
              <w:ind w:left="0" w:firstLine="0"/>
            </w:pPr>
            <w:r>
              <w:rPr>
                <w:noProof/>
              </w:rPr>
              <w:drawing>
                <wp:inline distT="0" distB="0" distL="0" distR="0" wp14:anchorId="4AD07B9A" wp14:editId="3B229F1C">
                  <wp:extent cx="274344" cy="236240"/>
                  <wp:effectExtent l="0" t="0" r="0" b="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13">
                            <a:extLst>
                              <a:ext uri="{28A0092B-C50C-407E-A947-70E740481C1C}">
                                <a14:useLocalDpi xmlns:a14="http://schemas.microsoft.com/office/drawing/2010/main" val="0"/>
                              </a:ext>
                            </a:extLst>
                          </a:blip>
                          <a:stretch>
                            <a:fillRect/>
                          </a:stretch>
                        </pic:blipFill>
                        <pic:spPr>
                          <a:xfrm>
                            <a:off x="0" y="0"/>
                            <a:ext cx="274344" cy="236240"/>
                          </a:xfrm>
                          <a:prstGeom prst="rect">
                            <a:avLst/>
                          </a:prstGeom>
                        </pic:spPr>
                      </pic:pic>
                    </a:graphicData>
                  </a:graphic>
                </wp:inline>
              </w:drawing>
            </w:r>
          </w:p>
        </w:tc>
        <w:tc>
          <w:tcPr>
            <w:tcW w:w="2542" w:type="dxa"/>
          </w:tcPr>
          <w:p w14:paraId="36D4E957"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t>Suppression</w:t>
            </w:r>
          </w:p>
        </w:tc>
        <w:tc>
          <w:tcPr>
            <w:tcW w:w="6237" w:type="dxa"/>
          </w:tcPr>
          <w:p w14:paraId="21088526"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rsidRPr="002627D6">
              <w:t>Suppression d’un enregistrement</w:t>
            </w:r>
          </w:p>
        </w:tc>
      </w:tr>
      <w:tr w:rsidR="0030702C" w14:paraId="745E7EA8" w14:textId="77777777" w:rsidTr="005049C0">
        <w:tc>
          <w:tcPr>
            <w:cnfStyle w:val="001000000000" w:firstRow="0" w:lastRow="0" w:firstColumn="1" w:lastColumn="0" w:oddVBand="0" w:evenVBand="0" w:oddHBand="0" w:evenHBand="0" w:firstRowFirstColumn="0" w:firstRowLastColumn="0" w:lastRowFirstColumn="0" w:lastRowLastColumn="0"/>
            <w:tcW w:w="714" w:type="dxa"/>
          </w:tcPr>
          <w:p w14:paraId="2537A532" w14:textId="77777777" w:rsidR="0030702C" w:rsidRDefault="0030702C" w:rsidP="005049C0">
            <w:pPr>
              <w:ind w:left="0" w:firstLine="0"/>
            </w:pPr>
            <w:r>
              <w:rPr>
                <w:noProof/>
              </w:rPr>
              <w:drawing>
                <wp:inline distT="0" distB="0" distL="0" distR="0" wp14:anchorId="3A3EB8AF" wp14:editId="133FDE4E">
                  <wp:extent cx="285750" cy="219075"/>
                  <wp:effectExtent l="0" t="0" r="0" b="9525"/>
                  <wp:docPr id="1385" name="Imag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pic:spPr>
                      </pic:pic>
                    </a:graphicData>
                  </a:graphic>
                </wp:inline>
              </w:drawing>
            </w:r>
          </w:p>
        </w:tc>
        <w:tc>
          <w:tcPr>
            <w:tcW w:w="2542" w:type="dxa"/>
          </w:tcPr>
          <w:p w14:paraId="62C92CE7"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t>Activation</w:t>
            </w:r>
          </w:p>
        </w:tc>
        <w:tc>
          <w:tcPr>
            <w:tcW w:w="6237" w:type="dxa"/>
          </w:tcPr>
          <w:p w14:paraId="5ACC8D88" w14:textId="77777777" w:rsidR="0030702C" w:rsidRDefault="0030702C" w:rsidP="005049C0">
            <w:pPr>
              <w:ind w:left="0" w:firstLine="0"/>
              <w:cnfStyle w:val="000000000000" w:firstRow="0" w:lastRow="0" w:firstColumn="0" w:lastColumn="0" w:oddVBand="0" w:evenVBand="0" w:oddHBand="0" w:evenHBand="0" w:firstRowFirstColumn="0" w:firstRowLastColumn="0" w:lastRowFirstColumn="0" w:lastRowLastColumn="0"/>
            </w:pPr>
            <w:r>
              <w:t>Indique qu’un élément est activé</w:t>
            </w:r>
          </w:p>
        </w:tc>
      </w:tr>
    </w:tbl>
    <w:p w14:paraId="73A0C18A" w14:textId="77777777" w:rsidR="0030702C" w:rsidRDefault="0030702C" w:rsidP="0051280C"/>
    <w:p w14:paraId="1FFF37FC" w14:textId="77777777" w:rsidR="00E5303A" w:rsidRDefault="00E5303A">
      <w:pPr>
        <w:spacing w:after="160" w:line="259" w:lineRule="auto"/>
        <w:ind w:left="0" w:firstLine="0"/>
        <w:jc w:val="left"/>
      </w:pPr>
      <w:r>
        <w:br w:type="page"/>
      </w:r>
    </w:p>
    <w:p w14:paraId="3B0223C5" w14:textId="1248327E" w:rsidR="0030702C" w:rsidRDefault="0030702C" w:rsidP="0030702C">
      <w:pPr>
        <w:pStyle w:val="Titre2"/>
      </w:pPr>
      <w:bookmarkStart w:id="1027" w:name="_Toc67063080"/>
      <w:r w:rsidRPr="0030702C">
        <w:lastRenderedPageBreak/>
        <w:t>Cas pratiqu</w:t>
      </w:r>
      <w:r>
        <w:t>e d’un Utilisateur au sein de l’ARSM</w:t>
      </w:r>
      <w:bookmarkEnd w:id="1027"/>
    </w:p>
    <w:p w14:paraId="64C26FCF" w14:textId="3246D03C" w:rsidR="0030702C" w:rsidRDefault="0030702C" w:rsidP="00E679D7">
      <w:pPr>
        <w:pStyle w:val="Titre3"/>
      </w:pPr>
      <w:bookmarkStart w:id="1028" w:name="_Toc67063081"/>
      <w:r w:rsidRPr="0030702C">
        <w:t>Réception et validation de rapport</w:t>
      </w:r>
      <w:bookmarkEnd w:id="1028"/>
    </w:p>
    <w:p w14:paraId="4AFBA797" w14:textId="3952519D" w:rsidR="00F62561" w:rsidRDefault="00F62561" w:rsidP="00F62561">
      <w:r>
        <w:t xml:space="preserve">Pour </w:t>
      </w:r>
      <w:r w:rsidR="00577E80">
        <w:t xml:space="preserve">réceptionner et </w:t>
      </w:r>
      <w:r>
        <w:t>valider un rapport déposé par un SFD, l’</w:t>
      </w:r>
      <w:r w:rsidR="00FB7DAE">
        <w:t>u</w:t>
      </w:r>
      <w:r>
        <w:t>tilisateur au sein de l’ARSM suit les étapes suivantes :</w:t>
      </w:r>
    </w:p>
    <w:p w14:paraId="33592612" w14:textId="77777777" w:rsidR="00F62561" w:rsidRPr="00A13D47" w:rsidRDefault="00F62561" w:rsidP="00AC22E1">
      <w:pPr>
        <w:pStyle w:val="Paragraphedeliste"/>
        <w:numPr>
          <w:ilvl w:val="0"/>
          <w:numId w:val="12"/>
        </w:numPr>
      </w:pPr>
      <w:r w:rsidRPr="00A13D47">
        <w:t xml:space="preserve">se trouver sur l’affichage du « Tableau de Bord », </w:t>
      </w:r>
    </w:p>
    <w:p w14:paraId="7E164EB0" w14:textId="72A418BB" w:rsidR="00F62561" w:rsidRPr="00A13D47" w:rsidRDefault="00FB7DAE" w:rsidP="00AC22E1">
      <w:pPr>
        <w:pStyle w:val="Paragraphedeliste"/>
        <w:numPr>
          <w:ilvl w:val="0"/>
          <w:numId w:val="12"/>
        </w:numPr>
      </w:pPr>
      <w:r>
        <w:t>choisir</w:t>
      </w:r>
      <w:r w:rsidRPr="00A13D47">
        <w:t xml:space="preserve"> </w:t>
      </w:r>
      <w:r w:rsidR="00F62561" w:rsidRPr="00A13D47">
        <w:t>la fonction « Processus »,</w:t>
      </w:r>
    </w:p>
    <w:p w14:paraId="38D5A116" w14:textId="77777777" w:rsidR="00F62561" w:rsidRDefault="00F62561" w:rsidP="00AC22E1">
      <w:pPr>
        <w:pStyle w:val="Paragraphedeliste"/>
        <w:numPr>
          <w:ilvl w:val="0"/>
          <w:numId w:val="12"/>
        </w:numPr>
      </w:pPr>
      <w:r w:rsidRPr="00A13D47">
        <w:t>sélectionner le document dans « Tâches en attente »,</w:t>
      </w:r>
    </w:p>
    <w:p w14:paraId="7691993D" w14:textId="5DF1A889" w:rsidR="00F62561" w:rsidRPr="00A13D47" w:rsidRDefault="00F62561" w:rsidP="00AC22E1">
      <w:pPr>
        <w:pStyle w:val="Paragraphedeliste"/>
        <w:numPr>
          <w:ilvl w:val="0"/>
          <w:numId w:val="12"/>
        </w:numPr>
      </w:pPr>
      <w:r w:rsidRPr="00A13D47">
        <w:t>ajouter des commentaires si besoin</w:t>
      </w:r>
      <w:r>
        <w:t>,</w:t>
      </w:r>
      <w:r w:rsidR="00FB7DAE">
        <w:t xml:space="preserve"> sauf obligatoire pour le cas d’un refus pour expliquer </w:t>
      </w:r>
      <w:r w:rsidR="00577E80">
        <w:t xml:space="preserve">le motif </w:t>
      </w:r>
      <w:r w:rsidR="00FB7DAE">
        <w:t>du rejet,</w:t>
      </w:r>
    </w:p>
    <w:p w14:paraId="4AB0A79B" w14:textId="44EBF173" w:rsidR="00F62561" w:rsidRDefault="00F62561" w:rsidP="00AC22E1">
      <w:pPr>
        <w:pStyle w:val="Paragraphedeliste"/>
        <w:numPr>
          <w:ilvl w:val="0"/>
          <w:numId w:val="12"/>
        </w:numPr>
      </w:pPr>
      <w:r w:rsidRPr="00A13D47">
        <w:t>accepter ou refuser le document reçu</w:t>
      </w:r>
      <w:r>
        <w:t>.</w:t>
      </w:r>
    </w:p>
    <w:p w14:paraId="761AB541" w14:textId="77777777" w:rsidR="00F62561" w:rsidRDefault="00F62561" w:rsidP="00F62561"/>
    <w:p w14:paraId="44BD7EA9" w14:textId="77777777" w:rsidR="00454281" w:rsidRDefault="00454281" w:rsidP="00454281">
      <w:pPr>
        <w:keepNext/>
      </w:pPr>
      <w:r>
        <w:rPr>
          <w:noProof/>
        </w:rPr>
        <w:drawing>
          <wp:inline distT="0" distB="0" distL="0" distR="0" wp14:anchorId="6CDBC36D" wp14:editId="583CCF33">
            <wp:extent cx="5953500" cy="3780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500" cy="3780000"/>
                    </a:xfrm>
                    <a:prstGeom prst="rect">
                      <a:avLst/>
                    </a:prstGeom>
                    <a:noFill/>
                    <a:ln>
                      <a:noFill/>
                    </a:ln>
                  </pic:spPr>
                </pic:pic>
              </a:graphicData>
            </a:graphic>
          </wp:inline>
        </w:drawing>
      </w:r>
    </w:p>
    <w:p w14:paraId="3B6B3DD7" w14:textId="4DFD9D8E" w:rsidR="00FB7DAE" w:rsidRDefault="00454281" w:rsidP="001025B3">
      <w:pPr>
        <w:pStyle w:val="Lgende"/>
      </w:pPr>
      <w:bookmarkStart w:id="1029" w:name="_Toc67063112"/>
      <w:r>
        <w:t xml:space="preserve">Figure </w:t>
      </w:r>
      <w:r w:rsidR="003E6EDF">
        <w:rPr>
          <w:noProof/>
        </w:rPr>
        <w:fldChar w:fldCharType="begin"/>
      </w:r>
      <w:r w:rsidR="003E6EDF">
        <w:rPr>
          <w:noProof/>
        </w:rPr>
        <w:instrText xml:space="preserve"> SEQ Figure \* ARABIC </w:instrText>
      </w:r>
      <w:r w:rsidR="003E6EDF">
        <w:rPr>
          <w:noProof/>
        </w:rPr>
        <w:fldChar w:fldCharType="separate"/>
      </w:r>
      <w:r w:rsidR="006048F2">
        <w:rPr>
          <w:noProof/>
        </w:rPr>
        <w:t>1</w:t>
      </w:r>
      <w:r w:rsidR="003E6EDF">
        <w:rPr>
          <w:noProof/>
        </w:rPr>
        <w:fldChar w:fldCharType="end"/>
      </w:r>
      <w:r>
        <w:t>: Réception et validation d'un rapport</w:t>
      </w:r>
      <w:bookmarkEnd w:id="1029"/>
    </w:p>
    <w:p w14:paraId="073EB9E5" w14:textId="77777777" w:rsidR="00454281" w:rsidRDefault="00454281" w:rsidP="00F62561"/>
    <w:p w14:paraId="1FFAC5CE" w14:textId="7E9EAC87" w:rsidR="00454281" w:rsidRDefault="00454281" w:rsidP="00454281">
      <w:pPr>
        <w:pStyle w:val="Titre7"/>
      </w:pPr>
      <w:r>
        <w:t>Remarque :</w:t>
      </w:r>
    </w:p>
    <w:p w14:paraId="284DBA8B" w14:textId="3C231F58" w:rsidR="00454281" w:rsidRDefault="00454281" w:rsidP="00AC22E1">
      <w:pPr>
        <w:pStyle w:val="Paragraphedeliste"/>
        <w:numPr>
          <w:ilvl w:val="0"/>
          <w:numId w:val="9"/>
        </w:numPr>
      </w:pPr>
      <w:r>
        <w:t>Il ne faut pas oublier de cliquer sur « Ajouter » pour valider le commentaire.</w:t>
      </w:r>
    </w:p>
    <w:p w14:paraId="4CF819BE" w14:textId="77777777" w:rsidR="00C50836" w:rsidRDefault="00C50836" w:rsidP="00AC22E1">
      <w:pPr>
        <w:pStyle w:val="Paragraphedeliste"/>
        <w:numPr>
          <w:ilvl w:val="0"/>
          <w:numId w:val="9"/>
        </w:numPr>
      </w:pPr>
      <w:r>
        <w:t>Un rapport ajouté à la plateforme ne peut pas encore être validé par un utilisateur au sein de l’ARSM, seul un rapport ayant fait l’objet d’un flux de travail, puis envoyé/déposé peut l’être.</w:t>
      </w:r>
    </w:p>
    <w:p w14:paraId="2A765713" w14:textId="77777777" w:rsidR="00454281" w:rsidRDefault="00454281" w:rsidP="00C50836">
      <w:pPr>
        <w:ind w:left="0" w:firstLine="0"/>
      </w:pPr>
    </w:p>
    <w:p w14:paraId="79A8778B" w14:textId="77777777" w:rsidR="00F62561" w:rsidRDefault="00F62561" w:rsidP="00C50836">
      <w:pPr>
        <w:pStyle w:val="Titre4"/>
      </w:pPr>
      <w:bookmarkStart w:id="1030" w:name="_Toc67063082"/>
      <w:r>
        <w:t xml:space="preserve">Les </w:t>
      </w:r>
      <w:r w:rsidRPr="00C50836">
        <w:t>statuts</w:t>
      </w:r>
      <w:r>
        <w:t xml:space="preserve"> d’un rapport</w:t>
      </w:r>
      <w:bookmarkEnd w:id="1030"/>
    </w:p>
    <w:p w14:paraId="2996FAEF" w14:textId="77777777" w:rsidR="00FB7DAE" w:rsidRDefault="00FB7DAE" w:rsidP="00FB7DAE">
      <w:r>
        <w:t>Une fois qu’un rapport a été ajouté à la plateforme, il possède indéfiniment un statut :</w:t>
      </w:r>
    </w:p>
    <w:p w14:paraId="2025619E" w14:textId="77777777" w:rsidR="00FB7DAE" w:rsidRDefault="00FB7DAE" w:rsidP="00AC22E1">
      <w:pPr>
        <w:pStyle w:val="Paragraphedeliste"/>
        <w:numPr>
          <w:ilvl w:val="0"/>
          <w:numId w:val="9"/>
        </w:numPr>
      </w:pPr>
      <w:r>
        <w:lastRenderedPageBreak/>
        <w:t>disponible : le document est libre à la manipulation (modification, suppression), et n’a pas encore été affecté à un flux de travail,</w:t>
      </w:r>
    </w:p>
    <w:p w14:paraId="551EA61E" w14:textId="77777777" w:rsidR="00FB7DAE" w:rsidRDefault="00FB7DAE" w:rsidP="00AC22E1">
      <w:pPr>
        <w:pStyle w:val="Paragraphedeliste"/>
        <w:numPr>
          <w:ilvl w:val="0"/>
          <w:numId w:val="9"/>
        </w:numPr>
      </w:pPr>
      <w:r>
        <w:t>traité : le document a été transféré pour validation,</w:t>
      </w:r>
    </w:p>
    <w:p w14:paraId="13D79DD3" w14:textId="77777777" w:rsidR="00FB7DAE" w:rsidRDefault="00FB7DAE" w:rsidP="00AC22E1">
      <w:pPr>
        <w:pStyle w:val="Paragraphedeliste"/>
        <w:numPr>
          <w:ilvl w:val="0"/>
          <w:numId w:val="9"/>
        </w:numPr>
      </w:pPr>
      <w:r>
        <w:t>validé : le document a été validé,</w:t>
      </w:r>
    </w:p>
    <w:p w14:paraId="51CE61B9" w14:textId="77777777" w:rsidR="00FB7DAE" w:rsidRDefault="00FB7DAE" w:rsidP="00AC22E1">
      <w:pPr>
        <w:pStyle w:val="Paragraphedeliste"/>
        <w:numPr>
          <w:ilvl w:val="0"/>
          <w:numId w:val="9"/>
        </w:numPr>
      </w:pPr>
      <w:r>
        <w:t>refusé : le document a été refusé.</w:t>
      </w:r>
    </w:p>
    <w:p w14:paraId="6360018C" w14:textId="220C7066" w:rsidR="00FB7DAE" w:rsidRDefault="00FB7DAE" w:rsidP="002E344B">
      <w:r>
        <w:t>Ces statuts sont attribués de manière automatique par la plateforme à chaque document, selon l’acheminement du rapport dans le workflow de validation.</w:t>
      </w:r>
    </w:p>
    <w:p w14:paraId="4EFF164B" w14:textId="7F31D5A1" w:rsidR="00F62561" w:rsidRDefault="00F62561" w:rsidP="00F62561">
      <w:r>
        <w:t>Une fois qu’un rapport a été envoyé par un SFD, son statut passe de « Disponible » à « Traité ». Aussi, après sa validation, le statut du document change en « Validé » ou « Refusé ».</w:t>
      </w:r>
    </w:p>
    <w:p w14:paraId="2B070C65" w14:textId="77777777" w:rsidR="00F62561" w:rsidRDefault="00F62561" w:rsidP="00F62561"/>
    <w:p w14:paraId="27FCD543" w14:textId="0D4A4484" w:rsidR="00C50836" w:rsidRDefault="00C50836" w:rsidP="00C50836">
      <w:pPr>
        <w:pStyle w:val="Titre4"/>
      </w:pPr>
      <w:bookmarkStart w:id="1031" w:name="_Toc67063083"/>
      <w:r>
        <w:t>En cas de refus d’un rapport</w:t>
      </w:r>
      <w:bookmarkEnd w:id="1031"/>
    </w:p>
    <w:p w14:paraId="4937EDB6" w14:textId="77777777" w:rsidR="00C50836" w:rsidRDefault="00C50836" w:rsidP="00C50836">
      <w:r>
        <w:t>Dans le cas de non validation d’un rapport, l’utilisateur au sein de l’ARSM a l’obligation de communiquer le motif à l’utilisateur au sein du SFD concerné. Pour ce faire, l’ARSM formulera des commentaires dans la zone dédiée à cela, avant de cliquer sur « refuser »,</w:t>
      </w:r>
    </w:p>
    <w:p w14:paraId="01A749F8" w14:textId="77777777" w:rsidR="00C50836" w:rsidRDefault="00C50836" w:rsidP="00C50836">
      <w:r>
        <w:t>Un rapport qui a été refusé ne peut être soumis sous validation une deuxième fois. Cependant, le rapport en question sera archivé dans les documents de la plateforme.</w:t>
      </w:r>
    </w:p>
    <w:p w14:paraId="5BDECC23" w14:textId="77777777" w:rsidR="00C50836" w:rsidRDefault="00C50836" w:rsidP="00F62561"/>
    <w:p w14:paraId="3DBB5967" w14:textId="59E1AF3A" w:rsidR="00C50836" w:rsidRDefault="00C50836" w:rsidP="00C50836">
      <w:pPr>
        <w:rPr>
          <w:ins w:id="1032" w:author="Heritiana" w:date="2021-02-26T10:24:00Z"/>
        </w:rPr>
      </w:pPr>
      <w:r>
        <w:t>Dans tous les cas, l’utilisateur au sein d’un SFD recevra automatiquement un mail de notification, lui informant la validation ou non de son rapport.</w:t>
      </w:r>
    </w:p>
    <w:p w14:paraId="08D0F598" w14:textId="55E85467" w:rsidR="003D19A6" w:rsidDel="000D1D08" w:rsidRDefault="003D19A6" w:rsidP="00C50836">
      <w:pPr>
        <w:rPr>
          <w:ins w:id="1033" w:author="Heritiana" w:date="2021-02-26T10:24:00Z"/>
          <w:del w:id="1034" w:author="Administrator" w:date="2021-03-09T20:57:00Z"/>
        </w:rPr>
      </w:pPr>
    </w:p>
    <w:p w14:paraId="16163EF4" w14:textId="50A0809C" w:rsidR="005A7DC0" w:rsidDel="000D1D08" w:rsidRDefault="005A7DC0">
      <w:pPr>
        <w:spacing w:after="160" w:line="259" w:lineRule="auto"/>
        <w:ind w:left="0" w:firstLine="0"/>
        <w:jc w:val="left"/>
        <w:rPr>
          <w:ins w:id="1035" w:author="Heritiana" w:date="2021-03-02T15:42:00Z"/>
          <w:del w:id="1036" w:author="Administrator" w:date="2021-03-09T20:57:00Z"/>
          <w:rFonts w:asciiTheme="majorHAnsi" w:eastAsiaTheme="majorEastAsia" w:hAnsiTheme="majorHAnsi" w:cstheme="majorBidi"/>
          <w:b/>
          <w:i/>
          <w:iCs/>
          <w:color w:val="2F5496" w:themeColor="accent5" w:themeShade="BF"/>
          <w:sz w:val="24"/>
          <w:u w:val="single"/>
        </w:rPr>
      </w:pPr>
      <w:ins w:id="1037" w:author="Heritiana" w:date="2021-03-02T15:42:00Z">
        <w:del w:id="1038" w:author="Administrator" w:date="2021-03-09T20:57:00Z">
          <w:r w:rsidDel="000D1D08">
            <w:br w:type="page"/>
          </w:r>
        </w:del>
      </w:ins>
    </w:p>
    <w:p w14:paraId="097DB6D0" w14:textId="4418131A" w:rsidR="004857DA" w:rsidDel="000D1D08" w:rsidRDefault="004857DA">
      <w:pPr>
        <w:pStyle w:val="Titre4"/>
        <w:rPr>
          <w:ins w:id="1039" w:author="Heritiana" w:date="2021-03-02T15:39:00Z"/>
          <w:del w:id="1040" w:author="Administrator" w:date="2021-03-09T20:56:00Z"/>
        </w:rPr>
        <w:pPrChange w:id="1041" w:author="Heritiana" w:date="2021-03-02T15:39:00Z">
          <w:pPr>
            <w:pStyle w:val="Titre5"/>
          </w:pPr>
        </w:pPrChange>
      </w:pPr>
      <w:commentRangeStart w:id="1042"/>
      <w:ins w:id="1043" w:author="Heritiana" w:date="2021-03-02T15:39:00Z">
        <w:del w:id="1044" w:author="Administrator" w:date="2021-03-09T20:56:00Z">
          <w:r w:rsidRPr="004857DA" w:rsidDel="000D1D08">
            <w:rPr>
              <w:i w:val="0"/>
              <w:iCs w:val="0"/>
              <w:rPrChange w:id="1045" w:author="Heritiana" w:date="2021-03-02T15:39:00Z">
                <w:rPr>
                  <w:i/>
                  <w:iCs/>
                  <w:highlight w:val="yellow"/>
                </w:rPr>
              </w:rPrChange>
            </w:rPr>
            <w:delText>Types de document</w:delText>
          </w:r>
        </w:del>
      </w:ins>
      <w:ins w:id="1046" w:author="Heritiana" w:date="2021-03-02T15:58:00Z">
        <w:del w:id="1047" w:author="Administrator" w:date="2021-03-09T20:56:00Z">
          <w:r w:rsidR="00D242A2" w:rsidDel="000D1D08">
            <w:delText xml:space="preserve"> pour le profil ARSM</w:delText>
          </w:r>
        </w:del>
      </w:ins>
      <w:commentRangeEnd w:id="1042"/>
      <w:ins w:id="1048" w:author="Heritiana" w:date="2021-03-02T18:36:00Z">
        <w:del w:id="1049" w:author="Administrator" w:date="2021-03-09T20:56:00Z">
          <w:r w:rsidR="00495142" w:rsidDel="000D1D08">
            <w:rPr>
              <w:rStyle w:val="Marquedecommentaire"/>
              <w:rFonts w:ascii="Calibri" w:eastAsia="Calibri" w:hAnsi="Calibri" w:cs="Calibri"/>
              <w:b w:val="0"/>
              <w:i w:val="0"/>
              <w:iCs w:val="0"/>
              <w:color w:val="000000"/>
              <w:u w:val="none"/>
            </w:rPr>
            <w:commentReference w:id="1042"/>
          </w:r>
        </w:del>
      </w:ins>
    </w:p>
    <w:p w14:paraId="36DB05BB" w14:textId="2938AFC7" w:rsidR="004857DA" w:rsidRPr="00671A00" w:rsidDel="000D1D08" w:rsidRDefault="004857DA" w:rsidP="004857DA">
      <w:pPr>
        <w:rPr>
          <w:ins w:id="1050" w:author="Heritiana" w:date="2021-03-02T15:39:00Z"/>
          <w:del w:id="1051" w:author="Administrator" w:date="2021-03-09T20:56:00Z"/>
          <w:highlight w:val="yellow"/>
        </w:rPr>
      </w:pPr>
      <w:commentRangeStart w:id="1052"/>
      <w:ins w:id="1053" w:author="Heritiana" w:date="2021-03-02T15:39:00Z">
        <w:del w:id="1054" w:author="Administrator" w:date="2021-03-09T20:56:00Z">
          <w:r w:rsidRPr="00671A00" w:rsidDel="000D1D08">
            <w:rPr>
              <w:highlight w:val="yellow"/>
            </w:rPr>
            <w:delText>Le profil ARSM dispose de plusieurs types de documents à utiliser dans la plateforme :</w:delText>
          </w:r>
        </w:del>
      </w:ins>
      <w:commentRangeEnd w:id="1052"/>
      <w:ins w:id="1055" w:author="Heritiana" w:date="2021-03-02T18:35:00Z">
        <w:del w:id="1056" w:author="Administrator" w:date="2021-03-09T20:56:00Z">
          <w:r w:rsidR="00150EF1" w:rsidDel="000D1D08">
            <w:rPr>
              <w:rStyle w:val="Marquedecommentaire"/>
            </w:rPr>
            <w:commentReference w:id="1052"/>
          </w:r>
        </w:del>
      </w:ins>
    </w:p>
    <w:p w14:paraId="0B77AB4E" w14:textId="17056A92" w:rsidR="004857DA" w:rsidDel="000D1D08" w:rsidRDefault="004857DA">
      <w:pPr>
        <w:pStyle w:val="Titre5"/>
        <w:spacing w:line="480" w:lineRule="auto"/>
        <w:rPr>
          <w:ins w:id="1057" w:author="Heritiana" w:date="2021-03-02T15:55:00Z"/>
          <w:del w:id="1058" w:author="Administrator" w:date="2021-03-09T20:56:00Z"/>
          <w:highlight w:val="yellow"/>
        </w:rPr>
        <w:pPrChange w:id="1059" w:author="Heritiana" w:date="2021-03-02T15:54:00Z">
          <w:pPr>
            <w:pStyle w:val="Paragraphedeliste"/>
            <w:numPr>
              <w:numId w:val="35"/>
            </w:numPr>
            <w:ind w:left="755" w:hanging="360"/>
          </w:pPr>
        </w:pPrChange>
      </w:pPr>
      <w:ins w:id="1060" w:author="Heritiana" w:date="2021-03-02T15:39:00Z">
        <w:del w:id="1061" w:author="Administrator" w:date="2021-03-09T20:56:00Z">
          <w:r w:rsidRPr="00671A00" w:rsidDel="000D1D08">
            <w:rPr>
              <w:highlight w:val="yellow"/>
            </w:rPr>
            <w:delText>Lettre d’accompagnement</w:delText>
          </w:r>
        </w:del>
      </w:ins>
    </w:p>
    <w:p w14:paraId="7EC0FC0F" w14:textId="15410E5D" w:rsidR="00AE0A66" w:rsidRPr="001352E0" w:rsidDel="000D1D08" w:rsidRDefault="001352E0">
      <w:pPr>
        <w:spacing w:line="360" w:lineRule="auto"/>
        <w:ind w:left="708" w:firstLine="0"/>
        <w:rPr>
          <w:ins w:id="1062" w:author="Heritiana" w:date="2021-03-02T15:39:00Z"/>
          <w:del w:id="1063" w:author="Administrator" w:date="2021-03-09T20:56:00Z"/>
          <w:rPrChange w:id="1064" w:author="Heritiana" w:date="2021-03-02T15:57:00Z">
            <w:rPr>
              <w:ins w:id="1065" w:author="Heritiana" w:date="2021-03-02T15:39:00Z"/>
              <w:del w:id="1066" w:author="Administrator" w:date="2021-03-09T20:56:00Z"/>
              <w:b/>
              <w:highlight w:val="yellow"/>
            </w:rPr>
          </w:rPrChange>
        </w:rPr>
        <w:pPrChange w:id="1067" w:author="Administrator" w:date="2021-03-09T19:04:00Z">
          <w:pPr>
            <w:pStyle w:val="Paragraphedeliste"/>
            <w:numPr>
              <w:numId w:val="35"/>
            </w:numPr>
            <w:ind w:left="755" w:hanging="360"/>
          </w:pPr>
        </w:pPrChange>
      </w:pPr>
      <w:ins w:id="1068" w:author="Heritiana" w:date="2021-03-02T15:57:00Z">
        <w:del w:id="1069" w:author="Administrator" w:date="2021-03-09T20:56:00Z">
          <w:r w:rsidDel="000D1D08">
            <w:delText>Lettre de recommandation envoyée ponctuellement selon les anomalies constatées au niveau du SFD</w:delText>
          </w:r>
        </w:del>
      </w:ins>
    </w:p>
    <w:p w14:paraId="75C0D3E6" w14:textId="7DD0DE41" w:rsidR="00693452" w:rsidDel="000D1D08" w:rsidRDefault="004857DA">
      <w:pPr>
        <w:pStyle w:val="Titre5"/>
        <w:spacing w:line="480" w:lineRule="auto"/>
        <w:rPr>
          <w:ins w:id="1070" w:author="Heritiana" w:date="2021-03-02T15:51:00Z"/>
          <w:del w:id="1071" w:author="Administrator" w:date="2021-03-09T20:56:00Z"/>
          <w:highlight w:val="yellow"/>
        </w:rPr>
        <w:pPrChange w:id="1072" w:author="Heritiana" w:date="2021-03-02T15:54:00Z">
          <w:pPr>
            <w:pStyle w:val="Paragraphedeliste"/>
            <w:numPr>
              <w:numId w:val="35"/>
            </w:numPr>
            <w:ind w:left="755" w:hanging="360"/>
          </w:pPr>
        </w:pPrChange>
      </w:pPr>
      <w:ins w:id="1073" w:author="Heritiana" w:date="2021-03-02T15:39:00Z">
        <w:del w:id="1074" w:author="Administrator" w:date="2021-03-09T20:56:00Z">
          <w:r w:rsidRPr="001B5D82" w:rsidDel="000D1D08">
            <w:rPr>
              <w:highlight w:val="yellow"/>
            </w:rPr>
            <w:delText>Etat de mise en œuvre des recommandations</w:delText>
          </w:r>
          <w:r w:rsidRPr="00671A00" w:rsidDel="000D1D08">
            <w:rPr>
              <w:highlight w:val="yellow"/>
            </w:rPr>
            <w:delText> </w:delText>
          </w:r>
          <w:r w:rsidDel="000D1D08">
            <w:rPr>
              <w:highlight w:val="yellow"/>
            </w:rPr>
            <w:delText xml:space="preserve">: </w:delText>
          </w:r>
        </w:del>
      </w:ins>
    </w:p>
    <w:p w14:paraId="08F3970C" w14:textId="6722A4B9" w:rsidR="004857DA" w:rsidRPr="00671A00" w:rsidDel="000D1D08" w:rsidRDefault="00693452">
      <w:pPr>
        <w:spacing w:line="480" w:lineRule="auto"/>
        <w:ind w:left="709" w:hanging="1"/>
        <w:rPr>
          <w:ins w:id="1075" w:author="Heritiana" w:date="2021-03-02T15:39:00Z"/>
          <w:del w:id="1076" w:author="Administrator" w:date="2021-03-09T20:56:00Z"/>
          <w:highlight w:val="yellow"/>
        </w:rPr>
        <w:pPrChange w:id="1077" w:author="Heritiana" w:date="2021-03-02T15:54:00Z">
          <w:pPr>
            <w:pStyle w:val="Paragraphedeliste"/>
            <w:numPr>
              <w:numId w:val="35"/>
            </w:numPr>
            <w:ind w:left="755" w:hanging="360"/>
          </w:pPr>
        </w:pPrChange>
      </w:pPr>
      <w:ins w:id="1078" w:author="Heritiana" w:date="2021-03-02T15:51:00Z">
        <w:del w:id="1079" w:author="Administrator" w:date="2021-03-09T20:56:00Z">
          <w:r w:rsidDel="000D1D08">
            <w:rPr>
              <w:highlight w:val="yellow"/>
            </w:rPr>
            <w:delText>Pour</w:delText>
          </w:r>
        </w:del>
      </w:ins>
      <w:ins w:id="1080" w:author="Heritiana" w:date="2021-03-02T15:39:00Z">
        <w:del w:id="1081" w:author="Administrator" w:date="2021-03-09T20:56:00Z">
          <w:r w:rsidR="004857DA" w:rsidDel="000D1D08">
            <w:rPr>
              <w:highlight w:val="yellow"/>
            </w:rPr>
            <w:delText xml:space="preserve"> l‘envoi de recommandations d’un membre de l’ARSM au SFD</w:delText>
          </w:r>
        </w:del>
        <w:del w:id="1082" w:author="Administrator" w:date="2021-03-09T19:52:00Z">
          <w:r w:rsidR="004857DA" w:rsidDel="00941E2F">
            <w:rPr>
              <w:highlight w:val="yellow"/>
            </w:rPr>
            <w:delText xml:space="preserve"> </w:delText>
          </w:r>
        </w:del>
      </w:ins>
    </w:p>
    <w:p w14:paraId="44FF61A2" w14:textId="5EB4A63C" w:rsidR="00693452" w:rsidDel="000D1D08" w:rsidRDefault="004857DA">
      <w:pPr>
        <w:pStyle w:val="Titre5"/>
        <w:spacing w:line="480" w:lineRule="auto"/>
        <w:rPr>
          <w:ins w:id="1083" w:author="Heritiana" w:date="2021-03-02T15:51:00Z"/>
          <w:del w:id="1084" w:author="Administrator" w:date="2021-03-09T20:56:00Z"/>
          <w:highlight w:val="yellow"/>
        </w:rPr>
        <w:pPrChange w:id="1085" w:author="Heritiana" w:date="2021-03-02T15:54:00Z">
          <w:pPr>
            <w:pStyle w:val="Paragraphedeliste"/>
            <w:numPr>
              <w:numId w:val="35"/>
            </w:numPr>
            <w:ind w:left="755" w:hanging="360"/>
          </w:pPr>
        </w:pPrChange>
      </w:pPr>
      <w:ins w:id="1086" w:author="Heritiana" w:date="2021-03-02T15:39:00Z">
        <w:del w:id="1087" w:author="Administrator" w:date="2021-03-09T20:56:00Z">
          <w:r w:rsidRPr="001B5D82" w:rsidDel="000D1D08">
            <w:rPr>
              <w:highlight w:val="yellow"/>
            </w:rPr>
            <w:delText>Autres</w:delText>
          </w:r>
          <w:r w:rsidDel="000D1D08">
            <w:rPr>
              <w:highlight w:val="yellow"/>
            </w:rPr>
            <w:delText xml:space="preserve"> : </w:delText>
          </w:r>
        </w:del>
      </w:ins>
    </w:p>
    <w:p w14:paraId="03F65452" w14:textId="5609EED6" w:rsidR="004857DA" w:rsidRPr="00671A00" w:rsidDel="000D1D08" w:rsidRDefault="00693452">
      <w:pPr>
        <w:pStyle w:val="Paragraphedeliste"/>
        <w:spacing w:line="480" w:lineRule="auto"/>
        <w:ind w:left="755" w:firstLine="0"/>
        <w:rPr>
          <w:ins w:id="1088" w:author="Heritiana" w:date="2021-03-02T15:39:00Z"/>
          <w:del w:id="1089" w:author="Administrator" w:date="2021-03-09T20:56:00Z"/>
          <w:highlight w:val="yellow"/>
        </w:rPr>
        <w:pPrChange w:id="1090" w:author="Heritiana" w:date="2021-03-02T15:54:00Z">
          <w:pPr>
            <w:pStyle w:val="Paragraphedeliste"/>
            <w:numPr>
              <w:numId w:val="35"/>
            </w:numPr>
            <w:ind w:left="755" w:hanging="360"/>
          </w:pPr>
        </w:pPrChange>
      </w:pPr>
      <w:ins w:id="1091" w:author="Heritiana" w:date="2021-03-02T15:51:00Z">
        <w:del w:id="1092" w:author="Administrator" w:date="2021-03-09T20:56:00Z">
          <w:r w:rsidDel="000D1D08">
            <w:rPr>
              <w:highlight w:val="yellow"/>
            </w:rPr>
            <w:delText>Pour</w:delText>
          </w:r>
        </w:del>
      </w:ins>
      <w:ins w:id="1093" w:author="Heritiana" w:date="2021-03-02T15:39:00Z">
        <w:del w:id="1094" w:author="Administrator" w:date="2021-03-09T20:56:00Z">
          <w:r w:rsidR="004857DA" w:rsidDel="000D1D08">
            <w:rPr>
              <w:highlight w:val="yellow"/>
            </w:rPr>
            <w:delText xml:space="preserve"> tout </w:delText>
          </w:r>
        </w:del>
      </w:ins>
      <w:ins w:id="1095" w:author="Heritiana" w:date="2021-03-02T15:59:00Z">
        <w:del w:id="1096" w:author="Administrator" w:date="2021-03-09T20:56:00Z">
          <w:r w:rsidR="00BF0129" w:rsidDel="000D1D08">
            <w:rPr>
              <w:highlight w:val="yellow"/>
            </w:rPr>
            <w:delText xml:space="preserve">autre type </w:delText>
          </w:r>
        </w:del>
      </w:ins>
      <w:ins w:id="1097" w:author="Heritiana" w:date="2021-03-02T15:39:00Z">
        <w:del w:id="1098" w:author="Administrator" w:date="2021-03-09T20:56:00Z">
          <w:r w:rsidR="004857DA" w:rsidDel="000D1D08">
            <w:rPr>
              <w:highlight w:val="yellow"/>
            </w:rPr>
            <w:delText>document</w:delText>
          </w:r>
        </w:del>
      </w:ins>
      <w:ins w:id="1099" w:author="Heritiana" w:date="2021-03-02T15:59:00Z">
        <w:del w:id="1100" w:author="Administrator" w:date="2021-03-09T20:56:00Z">
          <w:r w:rsidR="00BF0129" w:rsidDel="000D1D08">
            <w:rPr>
              <w:highlight w:val="yellow"/>
            </w:rPr>
            <w:delText xml:space="preserve"> n’ayant pas de rapport avec les autres types évoqués</w:delText>
          </w:r>
        </w:del>
      </w:ins>
      <w:ins w:id="1101" w:author="Heritiana" w:date="2021-03-02T16:00:00Z">
        <w:del w:id="1102" w:author="Administrator" w:date="2021-03-09T20:56:00Z">
          <w:r w:rsidR="00BF0129" w:rsidDel="000D1D08">
            <w:rPr>
              <w:highlight w:val="yellow"/>
            </w:rPr>
            <w:delText>.</w:delText>
          </w:r>
        </w:del>
      </w:ins>
      <w:ins w:id="1103" w:author="Heritiana" w:date="2021-03-02T15:39:00Z">
        <w:del w:id="1104" w:author="Administrator" w:date="2021-03-09T20:56:00Z">
          <w:r w:rsidR="004857DA" w:rsidDel="000D1D08">
            <w:rPr>
              <w:highlight w:val="yellow"/>
            </w:rPr>
            <w:delText xml:space="preserve"> </w:delText>
          </w:r>
        </w:del>
      </w:ins>
    </w:p>
    <w:p w14:paraId="11674239" w14:textId="1C6D850F" w:rsidR="00693452" w:rsidDel="000D1D08" w:rsidRDefault="004857DA">
      <w:pPr>
        <w:pStyle w:val="Titre5"/>
        <w:spacing w:line="480" w:lineRule="auto"/>
        <w:rPr>
          <w:ins w:id="1105" w:author="Heritiana" w:date="2021-03-02T15:51:00Z"/>
          <w:del w:id="1106" w:author="Administrator" w:date="2021-03-09T20:56:00Z"/>
          <w:highlight w:val="yellow"/>
        </w:rPr>
        <w:pPrChange w:id="1107" w:author="Heritiana" w:date="2021-03-02T15:54:00Z">
          <w:pPr>
            <w:pStyle w:val="Paragraphedeliste"/>
            <w:numPr>
              <w:numId w:val="35"/>
            </w:numPr>
            <w:ind w:left="755" w:hanging="360"/>
          </w:pPr>
        </w:pPrChange>
      </w:pPr>
      <w:ins w:id="1108" w:author="Heritiana" w:date="2021-03-02T15:39:00Z">
        <w:del w:id="1109" w:author="Administrator" w:date="2021-03-09T20:56:00Z">
          <w:r w:rsidRPr="00671A00" w:rsidDel="000D1D08">
            <w:rPr>
              <w:highlight w:val="yellow"/>
            </w:rPr>
            <w:delText xml:space="preserve">Confidentiels : </w:delText>
          </w:r>
        </w:del>
      </w:ins>
    </w:p>
    <w:p w14:paraId="014BB0AD" w14:textId="598B27C6" w:rsidR="00A9137E" w:rsidDel="000D1D08" w:rsidRDefault="00693452">
      <w:pPr>
        <w:pStyle w:val="Paragraphedeliste"/>
        <w:spacing w:line="480" w:lineRule="auto"/>
        <w:ind w:left="755" w:firstLine="0"/>
        <w:rPr>
          <w:ins w:id="1110" w:author="Heritiana" w:date="2021-03-02T15:42:00Z"/>
          <w:del w:id="1111" w:author="Administrator" w:date="2021-03-09T20:56:00Z"/>
          <w:highlight w:val="yellow"/>
        </w:rPr>
        <w:pPrChange w:id="1112" w:author="Administrator" w:date="2021-03-09T20:51:00Z">
          <w:pPr>
            <w:pStyle w:val="Paragraphedeliste"/>
            <w:numPr>
              <w:numId w:val="35"/>
            </w:numPr>
            <w:ind w:left="755" w:hanging="360"/>
          </w:pPr>
        </w:pPrChange>
      </w:pPr>
      <w:ins w:id="1113" w:author="Heritiana" w:date="2021-03-02T15:51:00Z">
        <w:del w:id="1114" w:author="Administrator" w:date="2021-03-09T20:56:00Z">
          <w:r w:rsidRPr="00671A00" w:rsidDel="000D1D08">
            <w:rPr>
              <w:highlight w:val="yellow"/>
            </w:rPr>
            <w:delText>Pour</w:delText>
          </w:r>
        </w:del>
      </w:ins>
      <w:ins w:id="1115" w:author="Heritiana" w:date="2021-03-02T15:39:00Z">
        <w:del w:id="1116" w:author="Administrator" w:date="2021-03-09T20:56:00Z">
          <w:r w:rsidR="004857DA" w:rsidRPr="00671A00" w:rsidDel="000D1D08">
            <w:rPr>
              <w:highlight w:val="yellow"/>
            </w:rPr>
            <w:delText xml:space="preserve"> les échanges destinés uniquement entre les membres de l’ARSM</w:delText>
          </w:r>
        </w:del>
      </w:ins>
    </w:p>
    <w:p w14:paraId="6E79CC36" w14:textId="4A81B75D" w:rsidR="005A7DC0" w:rsidRPr="00671A00" w:rsidDel="000D1D08" w:rsidRDefault="005A7DC0">
      <w:pPr>
        <w:pStyle w:val="Paragraphedeliste"/>
        <w:ind w:left="755" w:firstLine="0"/>
        <w:rPr>
          <w:ins w:id="1117" w:author="Heritiana" w:date="2021-03-02T15:39:00Z"/>
          <w:del w:id="1118" w:author="Administrator" w:date="2021-03-09T20:56:00Z"/>
          <w:highlight w:val="yellow"/>
        </w:rPr>
        <w:pPrChange w:id="1119" w:author="Heritiana" w:date="2021-03-02T15:42:00Z">
          <w:pPr>
            <w:pStyle w:val="Paragraphedeliste"/>
            <w:numPr>
              <w:numId w:val="35"/>
            </w:numPr>
            <w:ind w:left="755" w:hanging="360"/>
          </w:pPr>
        </w:pPrChange>
      </w:pPr>
    </w:p>
    <w:p w14:paraId="4D0DE069" w14:textId="39592EEE" w:rsidR="004857DA" w:rsidDel="000D1D08" w:rsidRDefault="004857DA" w:rsidP="004857DA">
      <w:pPr>
        <w:jc w:val="center"/>
        <w:rPr>
          <w:ins w:id="1120" w:author="Heritiana" w:date="2021-03-02T15:39:00Z"/>
          <w:del w:id="1121" w:author="Administrator" w:date="2021-03-09T20:56:00Z"/>
        </w:rPr>
      </w:pPr>
      <w:ins w:id="1122" w:author="Heritiana" w:date="2021-03-02T15:39:00Z">
        <w:del w:id="1123" w:author="Administrator" w:date="2021-03-09T20:56:00Z">
          <w:r w:rsidDel="000D1D08">
            <w:rPr>
              <w:noProof/>
            </w:rPr>
            <w:drawing>
              <wp:inline distT="0" distB="0" distL="0" distR="0" wp14:anchorId="269A5363" wp14:editId="61D9E6CC">
                <wp:extent cx="3550920" cy="3962400"/>
                <wp:effectExtent l="0" t="0" r="0" b="0"/>
                <wp:docPr id="3" name="Image 3" descr="Type d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 de docu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0920" cy="3962400"/>
                        </a:xfrm>
                        <a:prstGeom prst="rect">
                          <a:avLst/>
                        </a:prstGeom>
                        <a:noFill/>
                        <a:ln>
                          <a:noFill/>
                        </a:ln>
                      </pic:spPr>
                    </pic:pic>
                  </a:graphicData>
                </a:graphic>
              </wp:inline>
            </w:drawing>
          </w:r>
        </w:del>
      </w:ins>
    </w:p>
    <w:p w14:paraId="2866F024" w14:textId="4D34E748" w:rsidR="004857DA" w:rsidRPr="00671A00" w:rsidDel="000D1D08" w:rsidRDefault="004857DA" w:rsidP="004857DA">
      <w:pPr>
        <w:pStyle w:val="Lgende"/>
        <w:rPr>
          <w:ins w:id="1124" w:author="Heritiana" w:date="2021-03-02T15:39:00Z"/>
          <w:del w:id="1125" w:author="Administrator" w:date="2021-03-09T20:56:00Z"/>
        </w:rPr>
      </w:pPr>
      <w:ins w:id="1126" w:author="Heritiana" w:date="2021-03-02T15:39:00Z">
        <w:del w:id="1127" w:author="Administrator" w:date="2021-03-09T20:56:00Z">
          <w:r w:rsidDel="000D1D08">
            <w:delText xml:space="preserve">Figure </w:delText>
          </w:r>
          <w:r w:rsidDel="000D1D08">
            <w:fldChar w:fldCharType="begin"/>
          </w:r>
          <w:r w:rsidDel="000D1D08">
            <w:delInstrText xml:space="preserve"> SEQ Figure \* ARABIC </w:delInstrText>
          </w:r>
          <w:r w:rsidDel="000D1D08">
            <w:fldChar w:fldCharType="separate"/>
          </w:r>
          <w:r w:rsidDel="000D1D08">
            <w:rPr>
              <w:noProof/>
            </w:rPr>
            <w:delText>2</w:delText>
          </w:r>
          <w:r w:rsidDel="000D1D08">
            <w:fldChar w:fldCharType="end"/>
          </w:r>
          <w:r w:rsidDel="000D1D08">
            <w:delText>. Choix du type de document</w:delText>
          </w:r>
        </w:del>
      </w:ins>
    </w:p>
    <w:p w14:paraId="19DFB8BA" w14:textId="2A8E9D8A" w:rsidR="0043630C" w:rsidDel="000D1D08" w:rsidRDefault="0043630C">
      <w:pPr>
        <w:spacing w:after="160" w:line="259" w:lineRule="auto"/>
        <w:ind w:left="0" w:firstLine="0"/>
        <w:jc w:val="left"/>
        <w:rPr>
          <w:ins w:id="1128" w:author="Heritiana" w:date="2021-02-26T10:32:00Z"/>
          <w:del w:id="1129" w:author="Administrator" w:date="2021-03-09T20:56:00Z"/>
          <w:rFonts w:asciiTheme="majorHAnsi" w:eastAsiaTheme="majorEastAsia" w:hAnsiTheme="majorHAnsi" w:cstheme="majorBidi"/>
          <w:b/>
          <w:i/>
          <w:iCs/>
          <w:color w:val="2F5496" w:themeColor="accent5" w:themeShade="BF"/>
          <w:sz w:val="24"/>
          <w:highlight w:val="yellow"/>
          <w:u w:val="single"/>
        </w:rPr>
      </w:pPr>
      <w:ins w:id="1130" w:author="Heritiana" w:date="2021-02-26T10:32:00Z">
        <w:del w:id="1131" w:author="Administrator" w:date="2021-03-09T20:56:00Z">
          <w:r w:rsidDel="000D1D08">
            <w:rPr>
              <w:highlight w:val="yellow"/>
            </w:rPr>
            <w:br w:type="page"/>
          </w:r>
        </w:del>
      </w:ins>
    </w:p>
    <w:p w14:paraId="536A79D2" w14:textId="3C3E8788" w:rsidR="003D19A6" w:rsidRPr="003D19A6" w:rsidDel="000D1D08" w:rsidRDefault="003D19A6">
      <w:pPr>
        <w:pStyle w:val="Titre4"/>
        <w:rPr>
          <w:ins w:id="1132" w:author="Heritiana" w:date="2021-02-26T10:25:00Z"/>
          <w:del w:id="1133" w:author="Administrator" w:date="2021-03-09T20:56:00Z"/>
          <w:highlight w:val="yellow"/>
          <w:rPrChange w:id="1134" w:author="Heritiana" w:date="2021-02-26T10:28:00Z">
            <w:rPr>
              <w:ins w:id="1135" w:author="Heritiana" w:date="2021-02-26T10:25:00Z"/>
              <w:del w:id="1136" w:author="Administrator" w:date="2021-03-09T20:56:00Z"/>
            </w:rPr>
          </w:rPrChange>
        </w:rPr>
        <w:pPrChange w:id="1137" w:author="Heritiana" w:date="2021-02-26T10:25:00Z">
          <w:pPr/>
        </w:pPrChange>
      </w:pPr>
      <w:ins w:id="1138" w:author="Heritiana" w:date="2021-02-26T10:25:00Z">
        <w:del w:id="1139" w:author="Administrator" w:date="2021-03-09T20:56:00Z">
          <w:r w:rsidRPr="003D19A6" w:rsidDel="000D1D08">
            <w:rPr>
              <w:highlight w:val="yellow"/>
              <w:rPrChange w:id="1140" w:author="Heritiana" w:date="2021-02-26T10:28:00Z">
                <w:rPr/>
              </w:rPrChange>
            </w:rPr>
            <w:delText>Envoi de document entre membres de l’ARSM</w:delText>
          </w:r>
        </w:del>
      </w:ins>
    </w:p>
    <w:p w14:paraId="216BF908" w14:textId="0CE2CCF9" w:rsidR="003D19A6" w:rsidRPr="00AE0A66" w:rsidDel="000D1D08" w:rsidRDefault="003D19A6">
      <w:pPr>
        <w:pStyle w:val="Lgende"/>
        <w:rPr>
          <w:del w:id="1141" w:author="Administrator" w:date="2021-03-09T20:56:00Z"/>
        </w:rPr>
        <w:pPrChange w:id="1142" w:author="Heritiana" w:date="2021-02-26T10:29:00Z">
          <w:pPr/>
        </w:pPrChange>
      </w:pPr>
    </w:p>
    <w:p w14:paraId="63CD153A" w14:textId="73DE3669" w:rsidR="004857DA" w:rsidDel="000D1D08" w:rsidRDefault="004857DA">
      <w:pPr>
        <w:spacing w:after="160" w:line="259" w:lineRule="auto"/>
        <w:ind w:left="0" w:firstLine="0"/>
        <w:jc w:val="left"/>
        <w:rPr>
          <w:ins w:id="1143" w:author="Heritiana" w:date="2021-03-02T15:39:00Z"/>
          <w:del w:id="1144" w:author="Administrator" w:date="2021-03-09T20:56:00Z"/>
          <w:highlight w:val="yellow"/>
        </w:rPr>
        <w:pPrChange w:id="1145" w:author="Heritiana" w:date="2021-03-02T15:39:00Z">
          <w:pPr>
            <w:ind w:left="0" w:firstLine="0"/>
          </w:pPr>
        </w:pPrChange>
      </w:pPr>
    </w:p>
    <w:p w14:paraId="46F86ADE" w14:textId="3993BD65" w:rsidR="00F62561" w:rsidRPr="00E41A6C" w:rsidDel="00DA306A" w:rsidRDefault="00175EEE">
      <w:pPr>
        <w:pStyle w:val="Titre5"/>
        <w:spacing w:line="360" w:lineRule="auto"/>
        <w:ind w:left="395"/>
        <w:rPr>
          <w:del w:id="1146" w:author="Administrator" w:date="2021-03-09T20:55:00Z"/>
          <w:highlight w:val="yellow"/>
          <w:rPrChange w:id="1147" w:author="Heritiana" w:date="2021-02-26T10:54:00Z">
            <w:rPr>
              <w:del w:id="1148" w:author="Administrator" w:date="2021-03-09T20:55:00Z"/>
            </w:rPr>
          </w:rPrChange>
        </w:rPr>
        <w:pPrChange w:id="1149" w:author="Heritiana" w:date="2021-03-02T15:43:00Z">
          <w:pPr>
            <w:ind w:left="0" w:firstLine="0"/>
          </w:pPr>
        </w:pPrChange>
      </w:pPr>
      <w:ins w:id="1150" w:author="Heritiana" w:date="2021-02-26T10:36:00Z">
        <w:del w:id="1151" w:author="Administrator" w:date="2021-03-09T20:55:00Z">
          <w:r w:rsidRPr="00E41A6C" w:rsidDel="00DA306A">
            <w:rPr>
              <w:highlight w:val="yellow"/>
              <w:rPrChange w:id="1152" w:author="Heritiana" w:date="2021-02-26T10:54:00Z">
                <w:rPr/>
              </w:rPrChange>
            </w:rPr>
            <w:delText>Mode de fonctionnement du type « Confidentiel »</w:delText>
          </w:r>
        </w:del>
      </w:ins>
    </w:p>
    <w:p w14:paraId="5B4A44FB" w14:textId="648CF77A" w:rsidR="000C6D53" w:rsidDel="00DA306A" w:rsidRDefault="00D91A99">
      <w:pPr>
        <w:spacing w:after="160" w:line="360" w:lineRule="auto"/>
        <w:ind w:left="0" w:firstLine="0"/>
        <w:jc w:val="left"/>
        <w:rPr>
          <w:ins w:id="1153" w:author="Heritiana" w:date="2021-02-26T11:13:00Z"/>
          <w:del w:id="1154" w:author="Administrator" w:date="2021-03-09T20:55:00Z"/>
          <w:highlight w:val="yellow"/>
        </w:rPr>
        <w:pPrChange w:id="1155" w:author="Heritiana" w:date="2021-03-02T15:43:00Z">
          <w:pPr>
            <w:spacing w:after="160" w:line="259" w:lineRule="auto"/>
            <w:ind w:left="0" w:firstLine="0"/>
            <w:jc w:val="left"/>
          </w:pPr>
        </w:pPrChange>
      </w:pPr>
      <w:ins w:id="1156" w:author="Heritiana" w:date="2021-02-26T10:42:00Z">
        <w:del w:id="1157" w:author="Administrator" w:date="2021-03-09T20:55:00Z">
          <w:r w:rsidRPr="00E41A6C" w:rsidDel="00DA306A">
            <w:rPr>
              <w:highlight w:val="yellow"/>
              <w:rPrChange w:id="1158" w:author="Heritiana" w:date="2021-02-26T10:54:00Z">
                <w:rPr/>
              </w:rPrChange>
            </w:rPr>
            <w:delText>Le type « Confidentiel » sert pour les échanges entre les membres de l’ARSM uniquement et donc ne sera pas visible pour les profils SFD</w:delText>
          </w:r>
        </w:del>
      </w:ins>
      <w:ins w:id="1159" w:author="Heritiana" w:date="2021-02-26T11:13:00Z">
        <w:del w:id="1160" w:author="Administrator" w:date="2021-03-09T20:55:00Z">
          <w:r w:rsidR="000C6D53" w:rsidDel="00DA306A">
            <w:rPr>
              <w:highlight w:val="yellow"/>
            </w:rPr>
            <w:delText>.</w:delText>
          </w:r>
        </w:del>
      </w:ins>
    </w:p>
    <w:p w14:paraId="73141906" w14:textId="45CC6465" w:rsidR="000C6D53" w:rsidDel="000D1D08" w:rsidRDefault="000C6D53">
      <w:pPr>
        <w:spacing w:after="160" w:line="360" w:lineRule="auto"/>
        <w:ind w:left="0" w:firstLine="0"/>
        <w:jc w:val="left"/>
        <w:rPr>
          <w:ins w:id="1161" w:author="Heritiana" w:date="2021-02-26T11:13:00Z"/>
          <w:del w:id="1162" w:author="Administrator" w:date="2021-03-09T20:56:00Z"/>
          <w:highlight w:val="yellow"/>
        </w:rPr>
        <w:pPrChange w:id="1163" w:author="Heritiana" w:date="2021-03-02T15:43:00Z">
          <w:pPr>
            <w:spacing w:after="160" w:line="259" w:lineRule="auto"/>
            <w:ind w:left="0" w:firstLine="0"/>
            <w:jc w:val="left"/>
          </w:pPr>
        </w:pPrChange>
      </w:pPr>
      <w:ins w:id="1164" w:author="Heritiana" w:date="2021-02-26T11:13:00Z">
        <w:del w:id="1165" w:author="Administrator" w:date="2021-03-09T20:56:00Z">
          <w:r w:rsidDel="000D1D08">
            <w:rPr>
              <w:highlight w:val="yellow"/>
            </w:rPr>
            <w:delText>Il est à noter que le contenu du répertoire ARSM a été paramétré de telle sorte que lors de l</w:delText>
          </w:r>
        </w:del>
      </w:ins>
      <w:ins w:id="1166" w:author="Heritiana" w:date="2021-02-26T11:14:00Z">
        <w:del w:id="1167" w:author="Administrator" w:date="2021-03-09T20:56:00Z">
          <w:r w:rsidDel="000D1D08">
            <w:rPr>
              <w:highlight w:val="yellow"/>
            </w:rPr>
            <w:delText>’</w:delText>
          </w:r>
        </w:del>
      </w:ins>
      <w:ins w:id="1168" w:author="Heritiana" w:date="2021-02-26T11:15:00Z">
        <w:del w:id="1169" w:author="Administrator" w:date="2021-03-09T20:56:00Z">
          <w:r w:rsidDel="000D1D08">
            <w:rPr>
              <w:highlight w:val="yellow"/>
            </w:rPr>
            <w:delText>envoi, il est nécessaire d’avoir sélectionné le type « </w:delText>
          </w:r>
        </w:del>
      </w:ins>
      <w:ins w:id="1170" w:author="Heritiana" w:date="2021-02-26T11:16:00Z">
        <w:del w:id="1171" w:author="Administrator" w:date="2021-03-09T20:56:00Z">
          <w:r w:rsidDel="000D1D08">
            <w:rPr>
              <w:highlight w:val="yellow"/>
            </w:rPr>
            <w:delText>Confidentiel »afin que celui-ci soit acheminé directement vers le répertoire ARSM.</w:delText>
          </w:r>
        </w:del>
      </w:ins>
      <w:ins w:id="1172" w:author="Heritiana" w:date="2021-02-26T11:13:00Z">
        <w:del w:id="1173" w:author="Administrator" w:date="2021-03-09T20:56:00Z">
          <w:r w:rsidDel="000D1D08">
            <w:rPr>
              <w:highlight w:val="yellow"/>
            </w:rPr>
            <w:delText xml:space="preserve"> </w:delText>
          </w:r>
        </w:del>
      </w:ins>
    </w:p>
    <w:p w14:paraId="61532C9D" w14:textId="4D344524" w:rsidR="000C6D53" w:rsidRPr="005763DE" w:rsidDel="000D1D08" w:rsidRDefault="000C6D53">
      <w:pPr>
        <w:spacing w:after="160" w:line="259" w:lineRule="auto"/>
        <w:ind w:left="0" w:firstLine="0"/>
        <w:jc w:val="left"/>
        <w:rPr>
          <w:ins w:id="1174" w:author="Heritiana" w:date="2021-02-26T11:09:00Z"/>
          <w:del w:id="1175" w:author="Administrator" w:date="2021-03-09T20:56:00Z"/>
          <w:highlight w:val="yellow"/>
          <w:rPrChange w:id="1176" w:author="Heritiana" w:date="2021-02-26T11:19:00Z">
            <w:rPr>
              <w:ins w:id="1177" w:author="Heritiana" w:date="2021-02-26T11:09:00Z"/>
              <w:del w:id="1178" w:author="Administrator" w:date="2021-03-09T20:56:00Z"/>
            </w:rPr>
          </w:rPrChange>
        </w:rPr>
      </w:pPr>
    </w:p>
    <w:p w14:paraId="7AAA0C82" w14:textId="57055046" w:rsidR="000C6D53" w:rsidDel="000D1D08" w:rsidRDefault="006048F2">
      <w:pPr>
        <w:spacing w:after="160" w:line="259" w:lineRule="auto"/>
        <w:ind w:left="0" w:firstLine="0"/>
        <w:jc w:val="left"/>
        <w:rPr>
          <w:ins w:id="1179" w:author="Heritiana" w:date="2021-02-26T11:13:00Z"/>
          <w:del w:id="1180" w:author="Administrator" w:date="2021-03-09T20:56:00Z"/>
        </w:rPr>
      </w:pPr>
      <w:ins w:id="1181" w:author="Heritiana" w:date="2021-02-26T11:12:00Z">
        <w:del w:id="1182" w:author="Administrator" w:date="2021-03-09T20:56:00Z">
          <w:r>
            <w:rPr>
              <w:highlight w:val="yellow"/>
            </w:rPr>
            <w:pict w14:anchorId="574B0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0.2pt">
                <v:imagedata r:id="rId19" o:title="Répertoire ARSM"/>
              </v:shape>
            </w:pict>
          </w:r>
        </w:del>
      </w:ins>
    </w:p>
    <w:p w14:paraId="468A0A14" w14:textId="64AED7F7" w:rsidR="00D91A99" w:rsidDel="000D1D08" w:rsidRDefault="001025B3">
      <w:pPr>
        <w:pStyle w:val="Lgende"/>
        <w:ind w:left="0" w:firstLine="0"/>
        <w:rPr>
          <w:ins w:id="1183" w:author="Heritiana" w:date="2021-02-26T10:41:00Z"/>
          <w:del w:id="1184" w:author="Administrator" w:date="2021-03-09T20:56:00Z"/>
        </w:rPr>
        <w:pPrChange w:id="1185" w:author="Heritiana" w:date="2021-02-26T11:19:00Z">
          <w:pPr>
            <w:spacing w:after="160" w:line="259" w:lineRule="auto"/>
            <w:ind w:left="0" w:firstLine="0"/>
            <w:jc w:val="left"/>
          </w:pPr>
        </w:pPrChange>
      </w:pPr>
      <w:ins w:id="1186" w:author="Heritiana" w:date="2021-02-26T11:18:00Z">
        <w:del w:id="1187" w:author="Administrator" w:date="2021-03-09T20:56:00Z">
          <w:r w:rsidDel="000D1D08">
            <w:delText xml:space="preserve">Figure </w:delText>
          </w:r>
          <w:r w:rsidDel="000D1D08">
            <w:fldChar w:fldCharType="begin"/>
          </w:r>
          <w:r w:rsidDel="000D1D08">
            <w:delInstrText xml:space="preserve"> SEQ Figure \* ARABIC </w:delInstrText>
          </w:r>
        </w:del>
      </w:ins>
      <w:del w:id="1188" w:author="Administrator" w:date="2021-03-09T20:56:00Z">
        <w:r w:rsidDel="000D1D08">
          <w:fldChar w:fldCharType="separate"/>
        </w:r>
      </w:del>
      <w:ins w:id="1189" w:author="Heritiana" w:date="2021-02-26T11:18:00Z">
        <w:del w:id="1190" w:author="Administrator" w:date="2021-03-09T20:56:00Z">
          <w:r w:rsidDel="000D1D08">
            <w:rPr>
              <w:noProof/>
            </w:rPr>
            <w:delText>3</w:delText>
          </w:r>
          <w:r w:rsidDel="000D1D08">
            <w:fldChar w:fldCharType="end"/>
          </w:r>
          <w:r w:rsidDel="000D1D08">
            <w:delText>. Répertoire ARSM</w:delText>
          </w:r>
        </w:del>
      </w:ins>
    </w:p>
    <w:p w14:paraId="60F5C4D9" w14:textId="716F4CF5" w:rsidR="0043630C" w:rsidDel="000D1D08" w:rsidRDefault="0043630C">
      <w:pPr>
        <w:spacing w:after="160" w:line="259" w:lineRule="auto"/>
        <w:ind w:left="0" w:firstLine="0"/>
        <w:rPr>
          <w:ins w:id="1191" w:author="Heritiana" w:date="2021-02-26T10:32:00Z"/>
          <w:del w:id="1192" w:author="Administrator" w:date="2021-03-09T20:57:00Z"/>
          <w:rFonts w:asciiTheme="majorHAnsi" w:eastAsiaTheme="majorEastAsia" w:hAnsiTheme="majorHAnsi" w:cstheme="majorBidi"/>
          <w:b/>
          <w:i/>
          <w:color w:val="3B3838" w:themeColor="background2" w:themeShade="40"/>
          <w:sz w:val="28"/>
          <w:szCs w:val="24"/>
          <w:u w:val="single"/>
        </w:rPr>
        <w:pPrChange w:id="1193" w:author="Heritiana" w:date="2021-02-26T10:41:00Z">
          <w:pPr>
            <w:spacing w:after="160" w:line="259" w:lineRule="auto"/>
            <w:ind w:left="0" w:firstLine="0"/>
            <w:jc w:val="left"/>
          </w:pPr>
        </w:pPrChange>
      </w:pPr>
    </w:p>
    <w:p w14:paraId="64E6837B" w14:textId="3872B0C5" w:rsidR="005763DE" w:rsidRDefault="005763DE">
      <w:pPr>
        <w:spacing w:after="160" w:line="259" w:lineRule="auto"/>
        <w:ind w:left="0" w:firstLine="0"/>
        <w:jc w:val="left"/>
        <w:rPr>
          <w:ins w:id="1194" w:author="Heritiana" w:date="2021-02-26T11:19:00Z"/>
          <w:rFonts w:asciiTheme="majorHAnsi" w:eastAsiaTheme="majorEastAsia" w:hAnsiTheme="majorHAnsi" w:cstheme="majorBidi"/>
          <w:b/>
          <w:i/>
          <w:color w:val="3B3838" w:themeColor="background2" w:themeShade="40"/>
          <w:sz w:val="28"/>
          <w:szCs w:val="24"/>
          <w:u w:val="single"/>
        </w:rPr>
      </w:pPr>
      <w:ins w:id="1195" w:author="Heritiana" w:date="2021-02-26T11:19:00Z">
        <w:del w:id="1196" w:author="Administrator" w:date="2021-03-09T20:57:00Z">
          <w:r w:rsidDel="000D1D08">
            <w:rPr>
              <w:i/>
            </w:rPr>
            <w:br w:type="page"/>
          </w:r>
        </w:del>
      </w:ins>
    </w:p>
    <w:p w14:paraId="61AF5A99" w14:textId="772F1932" w:rsidR="0030702C" w:rsidRDefault="0030702C" w:rsidP="00E679D7">
      <w:pPr>
        <w:pStyle w:val="Titre3"/>
      </w:pPr>
      <w:bookmarkStart w:id="1197" w:name="_Toc67063084"/>
      <w:r w:rsidRPr="00C65E34">
        <w:rPr>
          <w:i/>
        </w:rPr>
        <w:t>Consultation</w:t>
      </w:r>
      <w:r>
        <w:t xml:space="preserve"> de</w:t>
      </w:r>
      <w:r w:rsidR="002322FC">
        <w:t xml:space="preserve"> la liste des SFD qui ont </w:t>
      </w:r>
      <w:r w:rsidR="00A96CC6">
        <w:t>des retards</w:t>
      </w:r>
      <w:r>
        <w:t xml:space="preserve"> de rapports</w:t>
      </w:r>
      <w:bookmarkEnd w:id="1197"/>
      <w:r>
        <w:t xml:space="preserve"> </w:t>
      </w:r>
    </w:p>
    <w:p w14:paraId="7EACD649" w14:textId="0320C0B6" w:rsidR="002322FC" w:rsidRDefault="002322FC" w:rsidP="00A96CC6">
      <w:r>
        <w:t xml:space="preserve">Un utilisateur au sein de l’ARSM peut consulter la liste des SFD </w:t>
      </w:r>
      <w:r w:rsidR="00A96CC6">
        <w:t>en retard</w:t>
      </w:r>
      <w:r w:rsidR="00553D64">
        <w:t xml:space="preserve"> dans son tableau de bord,</w:t>
      </w:r>
      <w:r w:rsidR="00A96CC6">
        <w:t xml:space="preserve"> </w:t>
      </w:r>
      <w:r>
        <w:t>selon deux catégories :</w:t>
      </w:r>
    </w:p>
    <w:p w14:paraId="67DBAB3D" w14:textId="77777777" w:rsidR="00A96CC6" w:rsidRDefault="00A96CC6" w:rsidP="00A96CC6">
      <w:pPr>
        <w:pStyle w:val="Paragraphedeliste"/>
        <w:numPr>
          <w:ilvl w:val="0"/>
          <w:numId w:val="23"/>
        </w:numPr>
        <w:spacing w:line="268" w:lineRule="auto"/>
      </w:pPr>
      <w:r>
        <w:t>rapports déposés mais avec retard : l’utilisateur au sein de l’ARSM pourra consulter tous les rapports qui ont été déposé en retard.</w:t>
      </w:r>
    </w:p>
    <w:p w14:paraId="71452DB5" w14:textId="77777777" w:rsidR="00A96CC6" w:rsidRDefault="00A96CC6">
      <w:pPr>
        <w:keepNext/>
        <w:jc w:val="center"/>
        <w:pPrChange w:id="1198" w:author="Heritiana" w:date="2021-02-26T11:26:00Z">
          <w:pPr>
            <w:keepNext/>
          </w:pPr>
        </w:pPrChange>
      </w:pPr>
      <w:r>
        <w:rPr>
          <w:noProof/>
        </w:rPr>
        <w:drawing>
          <wp:inline distT="0" distB="0" distL="0" distR="0" wp14:anchorId="43FAEE7F" wp14:editId="0C9C489E">
            <wp:extent cx="5680699" cy="1440000"/>
            <wp:effectExtent l="0" t="0" r="0" b="8255"/>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1440000"/>
                    </a:xfrm>
                    <a:prstGeom prst="rect">
                      <a:avLst/>
                    </a:prstGeom>
                  </pic:spPr>
                </pic:pic>
              </a:graphicData>
            </a:graphic>
          </wp:inline>
        </w:drawing>
      </w:r>
    </w:p>
    <w:p w14:paraId="05F75DD6" w14:textId="04D7C6A2" w:rsidR="00A96CC6" w:rsidRDefault="00A96CC6" w:rsidP="006227B8">
      <w:pPr>
        <w:pStyle w:val="Lgende"/>
      </w:pPr>
      <w:bookmarkStart w:id="1199" w:name="_Toc67063113"/>
      <w:commentRangeStart w:id="1200"/>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01" w:author="Heritiana" w:date="2021-03-19T16:17:00Z">
        <w:r w:rsidR="006048F2">
          <w:rPr>
            <w:noProof/>
          </w:rPr>
          <w:t>2</w:t>
        </w:r>
      </w:ins>
      <w:ins w:id="1202" w:author="ADMIN" w:date="2021-03-15T16:10:00Z">
        <w:del w:id="1203" w:author="Heritiana" w:date="2021-03-19T16:02:00Z">
          <w:r w:rsidR="00164A93" w:rsidDel="007E6FB2">
            <w:rPr>
              <w:noProof/>
            </w:rPr>
            <w:delText>2</w:delText>
          </w:r>
        </w:del>
      </w:ins>
      <w:ins w:id="1204" w:author="Michael LABARRE" w:date="2021-03-12T20:12:00Z">
        <w:del w:id="1205" w:author="Heritiana" w:date="2021-03-19T16:02:00Z">
          <w:r w:rsidR="00E26CAC" w:rsidDel="007E6FB2">
            <w:rPr>
              <w:noProof/>
            </w:rPr>
            <w:delText>2</w:delText>
          </w:r>
        </w:del>
      </w:ins>
      <w:del w:id="1206" w:author="Heritiana" w:date="2021-03-19T16:02:00Z">
        <w:r w:rsidDel="007E6FB2">
          <w:rPr>
            <w:noProof/>
          </w:rPr>
          <w:delText>26</w:delText>
        </w:r>
      </w:del>
      <w:r w:rsidR="003E6EDF">
        <w:rPr>
          <w:noProof/>
        </w:rPr>
        <w:fldChar w:fldCharType="end"/>
      </w:r>
      <w:r>
        <w:t>: Consultation des rapports déposés en retard</w:t>
      </w:r>
      <w:commentRangeEnd w:id="1200"/>
      <w:r w:rsidR="00E73C76">
        <w:rPr>
          <w:rStyle w:val="Marquedecommentaire"/>
          <w:i w:val="0"/>
          <w:iCs w:val="0"/>
          <w:color w:val="000000"/>
        </w:rPr>
        <w:commentReference w:id="1200"/>
      </w:r>
      <w:bookmarkEnd w:id="1199"/>
    </w:p>
    <w:p w14:paraId="7DD78F90" w14:textId="77777777" w:rsidR="00A96CC6" w:rsidRDefault="00A96CC6" w:rsidP="00A96CC6">
      <w:pPr>
        <w:spacing w:line="268" w:lineRule="auto"/>
      </w:pPr>
    </w:p>
    <w:p w14:paraId="51AB89B0" w14:textId="77777777" w:rsidR="00A96CC6" w:rsidRDefault="00A96CC6" w:rsidP="00A96CC6">
      <w:pPr>
        <w:pStyle w:val="Paragraphedeliste"/>
        <w:numPr>
          <w:ilvl w:val="0"/>
          <w:numId w:val="23"/>
        </w:numPr>
        <w:spacing w:line="268" w:lineRule="auto"/>
      </w:pPr>
      <w:r>
        <w:t>rapports en retard mais qui attendent encore d’être déposés : l’utilisateur au sein de l’ARSM pourra consulter la liste des rapports en retard qui doivent encore être déposé par les autres utilisateurs.</w:t>
      </w:r>
    </w:p>
    <w:p w14:paraId="3CCE00E0" w14:textId="77777777" w:rsidR="00A96CC6" w:rsidRDefault="00A96CC6">
      <w:pPr>
        <w:keepNext/>
        <w:ind w:left="0" w:firstLine="0"/>
        <w:jc w:val="center"/>
        <w:pPrChange w:id="1207" w:author="Heritiana" w:date="2021-02-26T11:26:00Z">
          <w:pPr>
            <w:keepNext/>
            <w:ind w:left="0" w:firstLine="0"/>
          </w:pPr>
        </w:pPrChange>
      </w:pPr>
      <w:r>
        <w:rPr>
          <w:noProof/>
        </w:rPr>
        <w:drawing>
          <wp:inline distT="0" distB="0" distL="0" distR="0" wp14:anchorId="629A9E01" wp14:editId="60AC6693">
            <wp:extent cx="5718874" cy="396000"/>
            <wp:effectExtent l="0" t="0" r="0" b="4445"/>
            <wp:docPr id="1387" name="Imag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874" cy="396000"/>
                    </a:xfrm>
                    <a:prstGeom prst="rect">
                      <a:avLst/>
                    </a:prstGeom>
                  </pic:spPr>
                </pic:pic>
              </a:graphicData>
            </a:graphic>
          </wp:inline>
        </w:drawing>
      </w:r>
    </w:p>
    <w:p w14:paraId="46046658" w14:textId="64EBE75A" w:rsidR="00A96CC6" w:rsidRDefault="00A96CC6" w:rsidP="006227B8">
      <w:pPr>
        <w:pStyle w:val="Lgende"/>
      </w:pPr>
      <w:bookmarkStart w:id="1208" w:name="_Toc67063114"/>
      <w:commentRangeStart w:id="1209"/>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10" w:author="Heritiana" w:date="2021-03-19T16:17:00Z">
        <w:r w:rsidR="006048F2">
          <w:rPr>
            <w:noProof/>
          </w:rPr>
          <w:t>3</w:t>
        </w:r>
      </w:ins>
      <w:ins w:id="1211" w:author="ADMIN" w:date="2021-03-15T16:10:00Z">
        <w:del w:id="1212" w:author="Heritiana" w:date="2021-03-19T16:02:00Z">
          <w:r w:rsidR="00164A93" w:rsidDel="007E6FB2">
            <w:rPr>
              <w:noProof/>
            </w:rPr>
            <w:delText>3</w:delText>
          </w:r>
        </w:del>
      </w:ins>
      <w:ins w:id="1213" w:author="Michael LABARRE" w:date="2021-03-12T20:12:00Z">
        <w:del w:id="1214" w:author="Heritiana" w:date="2021-03-19T16:02:00Z">
          <w:r w:rsidR="00E26CAC" w:rsidDel="007E6FB2">
            <w:rPr>
              <w:noProof/>
            </w:rPr>
            <w:delText>3</w:delText>
          </w:r>
        </w:del>
      </w:ins>
      <w:del w:id="1215" w:author="Heritiana" w:date="2021-03-19T16:02:00Z">
        <w:r w:rsidDel="007E6FB2">
          <w:rPr>
            <w:noProof/>
          </w:rPr>
          <w:delText>27</w:delText>
        </w:r>
      </w:del>
      <w:r w:rsidR="003E6EDF">
        <w:rPr>
          <w:noProof/>
        </w:rPr>
        <w:fldChar w:fldCharType="end"/>
      </w:r>
      <w:r>
        <w:t>: Consultation des r</w:t>
      </w:r>
      <w:r w:rsidRPr="00FE16C1">
        <w:t>apport</w:t>
      </w:r>
      <w:r>
        <w:t>s</w:t>
      </w:r>
      <w:r w:rsidRPr="00FE16C1">
        <w:t xml:space="preserve"> en retard en attente de déposition</w:t>
      </w:r>
      <w:commentRangeEnd w:id="1209"/>
      <w:r w:rsidR="00842594">
        <w:rPr>
          <w:rStyle w:val="Marquedecommentaire"/>
          <w:i w:val="0"/>
          <w:iCs w:val="0"/>
          <w:color w:val="000000"/>
        </w:rPr>
        <w:commentReference w:id="1209"/>
      </w:r>
      <w:bookmarkEnd w:id="1208"/>
    </w:p>
    <w:p w14:paraId="31D7170F" w14:textId="77777777" w:rsidR="00A96CC6" w:rsidRDefault="00A96CC6" w:rsidP="00A96CC6">
      <w:pPr>
        <w:ind w:left="0" w:firstLine="0"/>
      </w:pPr>
    </w:p>
    <w:p w14:paraId="7C83FA00" w14:textId="5BE650D9" w:rsidR="00A96CC6" w:rsidRDefault="00A96CC6" w:rsidP="00A96CC6">
      <w:pPr>
        <w:spacing w:line="268" w:lineRule="auto"/>
      </w:pPr>
      <w:r>
        <w:t>L’identifiant de chaque SFD, le type de rapport à déposer ainsi que la période et le nombre de jours de retard de chaque document sont renseignés.</w:t>
      </w:r>
    </w:p>
    <w:p w14:paraId="6E73142D" w14:textId="77777777" w:rsidR="00A96CC6" w:rsidRDefault="00A96CC6" w:rsidP="0030702C"/>
    <w:p w14:paraId="3B232130" w14:textId="55D6069F" w:rsidR="0030702C" w:rsidRDefault="0030702C" w:rsidP="00E679D7">
      <w:pPr>
        <w:pStyle w:val="Titre3"/>
      </w:pPr>
      <w:bookmarkStart w:id="1216" w:name="_Toc67063085"/>
      <w:r>
        <w:t>Les notifications</w:t>
      </w:r>
      <w:bookmarkEnd w:id="1216"/>
    </w:p>
    <w:p w14:paraId="32D892C5" w14:textId="41C73200" w:rsidR="00C65E34" w:rsidRDefault="00C65E34" w:rsidP="00C65E34">
      <w:r>
        <w:t>Un utilisateur au sein de l’ARSM reçoit des notifications régulières, dépendamment de l’activité des utilisateurs au sein des SFD sur la plateforme.</w:t>
      </w:r>
    </w:p>
    <w:p w14:paraId="398370E6" w14:textId="77777777" w:rsidR="00C65E34" w:rsidRDefault="00C65E34" w:rsidP="00C65E34"/>
    <w:p w14:paraId="028EFF86" w14:textId="77777777" w:rsidR="00C65E34" w:rsidRDefault="00C65E34" w:rsidP="00C65E34">
      <w:r>
        <w:t>Il existe deux (03) types de notifications :</w:t>
      </w:r>
    </w:p>
    <w:p w14:paraId="42ED7499" w14:textId="77777777" w:rsidR="00C65E34" w:rsidRDefault="00C65E34" w:rsidP="00AC22E1">
      <w:pPr>
        <w:pStyle w:val="Paragraphedeliste"/>
        <w:numPr>
          <w:ilvl w:val="0"/>
          <w:numId w:val="21"/>
        </w:numPr>
      </w:pPr>
      <w:r>
        <w:t>Par courriel</w:t>
      </w:r>
    </w:p>
    <w:p w14:paraId="2A9EDEE9" w14:textId="77777777" w:rsidR="00C65E34" w:rsidRDefault="00C65E34" w:rsidP="00AC22E1">
      <w:pPr>
        <w:pStyle w:val="Paragraphedeliste"/>
        <w:numPr>
          <w:ilvl w:val="0"/>
          <w:numId w:val="21"/>
        </w:numPr>
      </w:pPr>
      <w:r>
        <w:t>Sur la plateforme, sur la barre d’état</w:t>
      </w:r>
    </w:p>
    <w:p w14:paraId="2BDA6C82" w14:textId="77777777" w:rsidR="00C65E34" w:rsidRDefault="00C65E34" w:rsidP="00AC22E1">
      <w:pPr>
        <w:pStyle w:val="Paragraphedeliste"/>
        <w:numPr>
          <w:ilvl w:val="0"/>
          <w:numId w:val="21"/>
        </w:numPr>
      </w:pPr>
      <w:r>
        <w:t>Sur la plateforme, dans l’onglet «  Tableau de Bord »</w:t>
      </w:r>
    </w:p>
    <w:p w14:paraId="2028BC8C" w14:textId="77777777" w:rsidR="0030702C" w:rsidRDefault="0030702C" w:rsidP="0030702C"/>
    <w:p w14:paraId="002977D6" w14:textId="77777777" w:rsidR="00C65E34" w:rsidRDefault="00C65E34" w:rsidP="00AC22E1">
      <w:pPr>
        <w:pStyle w:val="Titre4"/>
        <w:numPr>
          <w:ilvl w:val="0"/>
          <w:numId w:val="6"/>
        </w:numPr>
      </w:pPr>
      <w:bookmarkStart w:id="1217" w:name="_Toc67063086"/>
      <w:r>
        <w:t>Par courriel</w:t>
      </w:r>
      <w:bookmarkEnd w:id="1217"/>
    </w:p>
    <w:p w14:paraId="51E70F6D" w14:textId="77777777" w:rsidR="00C65E34" w:rsidRPr="00B359FB" w:rsidRDefault="00C65E34" w:rsidP="00C65E34">
      <w:r>
        <w:t>Les notifications sont envoyées par mail dans les cas suivants :</w:t>
      </w:r>
    </w:p>
    <w:p w14:paraId="2847BBC4" w14:textId="77777777" w:rsidR="00C65E34" w:rsidRDefault="00C65E34" w:rsidP="00AC22E1">
      <w:pPr>
        <w:pStyle w:val="Paragraphedeliste"/>
        <w:numPr>
          <w:ilvl w:val="0"/>
          <w:numId w:val="21"/>
        </w:numPr>
      </w:pPr>
      <w:r w:rsidRPr="00B86120">
        <w:rPr>
          <w:b/>
        </w:rPr>
        <w:t>Ajout d’un document d’un autre utilisateur :</w:t>
      </w:r>
    </w:p>
    <w:p w14:paraId="62FB1708" w14:textId="02F60080" w:rsidR="00C65E34" w:rsidRDefault="00C65E34" w:rsidP="00C65E34">
      <w:pPr>
        <w:pStyle w:val="Paragraphedeliste"/>
        <w:ind w:left="755" w:firstLine="0"/>
      </w:pPr>
      <w:r>
        <w:t xml:space="preserve">Lorsqu’un utilisateur (au sein d’un SFD ou un utilisateur </w:t>
      </w:r>
      <w:r w:rsidR="0091350F">
        <w:t>au sein de l’</w:t>
      </w:r>
      <w:r>
        <w:t xml:space="preserve">ARSM) ajoute un document dans la plateforme et que ce dernier choisit de notifier un </w:t>
      </w:r>
      <w:r w:rsidR="0091350F">
        <w:t xml:space="preserve">(autre) </w:t>
      </w:r>
      <w:r>
        <w:t>utilisateur au sein de l’ARSM, cet autre utilisateur recevra un courriel indiquant le nom et l’emplacement du document ajouté.</w:t>
      </w:r>
    </w:p>
    <w:p w14:paraId="55AF7D06" w14:textId="77777777" w:rsidR="00C65E34" w:rsidRDefault="00C65E34" w:rsidP="00C65E34">
      <w:pPr>
        <w:pStyle w:val="Paragraphedeliste"/>
        <w:ind w:left="755" w:firstLine="0"/>
      </w:pPr>
    </w:p>
    <w:p w14:paraId="485C3754" w14:textId="77777777" w:rsidR="00C65E34" w:rsidRDefault="00C65E34" w:rsidP="00C65E34">
      <w:pPr>
        <w:pStyle w:val="Paragraphedeliste"/>
        <w:keepNext/>
        <w:ind w:left="755" w:firstLine="0"/>
      </w:pPr>
      <w:r>
        <w:rPr>
          <w:noProof/>
        </w:rPr>
        <w:drawing>
          <wp:inline distT="0" distB="0" distL="0" distR="0" wp14:anchorId="4114C76D" wp14:editId="55337E42">
            <wp:extent cx="5720080" cy="1158875"/>
            <wp:effectExtent l="0" t="0" r="0" b="3175"/>
            <wp:docPr id="1406" name="Imag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1158875"/>
                    </a:xfrm>
                    <a:prstGeom prst="rect">
                      <a:avLst/>
                    </a:prstGeom>
                    <a:noFill/>
                    <a:ln>
                      <a:noFill/>
                    </a:ln>
                  </pic:spPr>
                </pic:pic>
              </a:graphicData>
            </a:graphic>
          </wp:inline>
        </w:drawing>
      </w:r>
    </w:p>
    <w:p w14:paraId="14C37DCA" w14:textId="7C4D5B19" w:rsidR="00C65E34" w:rsidRDefault="00C65E34" w:rsidP="00C65E34">
      <w:pPr>
        <w:pStyle w:val="Lgende"/>
      </w:pPr>
      <w:bookmarkStart w:id="1218" w:name="_Toc67063115"/>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19" w:author="Heritiana" w:date="2021-03-19T16:17:00Z">
        <w:r w:rsidR="006048F2">
          <w:rPr>
            <w:noProof/>
          </w:rPr>
          <w:t>4</w:t>
        </w:r>
      </w:ins>
      <w:ins w:id="1220" w:author="ADMIN" w:date="2021-03-15T16:10:00Z">
        <w:del w:id="1221" w:author="Heritiana" w:date="2021-03-19T16:02:00Z">
          <w:r w:rsidR="00164A93" w:rsidDel="007E6FB2">
            <w:rPr>
              <w:noProof/>
            </w:rPr>
            <w:delText>4</w:delText>
          </w:r>
        </w:del>
      </w:ins>
      <w:ins w:id="1222" w:author="Michael LABARRE" w:date="2021-03-12T20:12:00Z">
        <w:del w:id="1223" w:author="Heritiana" w:date="2021-03-19T16:02:00Z">
          <w:r w:rsidR="00E26CAC" w:rsidDel="007E6FB2">
            <w:rPr>
              <w:noProof/>
            </w:rPr>
            <w:delText>4</w:delText>
          </w:r>
        </w:del>
      </w:ins>
      <w:del w:id="1224" w:author="Heritiana" w:date="2021-03-19T16:02:00Z">
        <w:r w:rsidR="00E9322C" w:rsidDel="007E6FB2">
          <w:rPr>
            <w:noProof/>
          </w:rPr>
          <w:delText>2</w:delText>
        </w:r>
      </w:del>
      <w:r w:rsidR="003E6EDF">
        <w:rPr>
          <w:noProof/>
        </w:rPr>
        <w:fldChar w:fldCharType="end"/>
      </w:r>
      <w:r>
        <w:t>: Notification d'ajout d'un document</w:t>
      </w:r>
      <w:bookmarkEnd w:id="1218"/>
      <w:r>
        <w:t xml:space="preserve"> </w:t>
      </w:r>
    </w:p>
    <w:p w14:paraId="2ABD73EB" w14:textId="65C2DBD3" w:rsidR="00C65E34" w:rsidRPr="0091350F" w:rsidRDefault="0091350F" w:rsidP="00AC22E1">
      <w:pPr>
        <w:pStyle w:val="Paragraphedeliste"/>
        <w:numPr>
          <w:ilvl w:val="0"/>
          <w:numId w:val="21"/>
        </w:numPr>
        <w:rPr>
          <w:b/>
        </w:rPr>
      </w:pPr>
      <w:r w:rsidRPr="0091350F">
        <w:rPr>
          <w:b/>
        </w:rPr>
        <w:t>Déposition d’un rapport pour validation</w:t>
      </w:r>
      <w:r>
        <w:rPr>
          <w:b/>
        </w:rPr>
        <w:t> </w:t>
      </w:r>
      <w:r w:rsidRPr="0091350F">
        <w:rPr>
          <w:b/>
        </w:rPr>
        <w:t>:</w:t>
      </w:r>
    </w:p>
    <w:p w14:paraId="070D726F" w14:textId="580D4ED5" w:rsidR="0091350F" w:rsidRDefault="0091350F" w:rsidP="00C65E34">
      <w:pPr>
        <w:pStyle w:val="Paragraphedeliste"/>
        <w:ind w:left="755" w:firstLine="0"/>
      </w:pPr>
      <w:r>
        <w:t>Lorsqu’un utilisateur au sein d’un SFD envoie son rapport pour validation au sein de l’ARSM, l’utilisateur qui a été assigné par le SFD reçoit un courriel indiquant le nom et l’emplacement du document à valider.</w:t>
      </w:r>
    </w:p>
    <w:p w14:paraId="14D8A7A4" w14:textId="77777777" w:rsidR="00A674E3" w:rsidRDefault="00A674E3" w:rsidP="00A674E3">
      <w:pPr>
        <w:pStyle w:val="Paragraphedeliste"/>
        <w:keepNext/>
        <w:ind w:left="755" w:firstLine="0"/>
      </w:pPr>
      <w:r>
        <w:rPr>
          <w:noProof/>
        </w:rPr>
        <w:drawing>
          <wp:inline distT="0" distB="0" distL="0" distR="0" wp14:anchorId="5820955D" wp14:editId="0A568912">
            <wp:extent cx="5730875" cy="1382395"/>
            <wp:effectExtent l="0" t="0" r="3175"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1382395"/>
                    </a:xfrm>
                    <a:prstGeom prst="rect">
                      <a:avLst/>
                    </a:prstGeom>
                    <a:noFill/>
                    <a:ln>
                      <a:noFill/>
                    </a:ln>
                  </pic:spPr>
                </pic:pic>
              </a:graphicData>
            </a:graphic>
          </wp:inline>
        </w:drawing>
      </w:r>
    </w:p>
    <w:p w14:paraId="421C0F8F" w14:textId="35B983E4" w:rsidR="0091350F" w:rsidRDefault="00A674E3" w:rsidP="00A674E3">
      <w:pPr>
        <w:pStyle w:val="Lgende"/>
      </w:pPr>
      <w:bookmarkStart w:id="1225" w:name="_Toc67063116"/>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26" w:author="Heritiana" w:date="2021-03-19T16:17:00Z">
        <w:r w:rsidR="006048F2">
          <w:rPr>
            <w:noProof/>
          </w:rPr>
          <w:t>5</w:t>
        </w:r>
      </w:ins>
      <w:ins w:id="1227" w:author="ADMIN" w:date="2021-03-15T16:10:00Z">
        <w:del w:id="1228" w:author="Heritiana" w:date="2021-03-19T16:02:00Z">
          <w:r w:rsidR="00164A93" w:rsidDel="007E6FB2">
            <w:rPr>
              <w:noProof/>
            </w:rPr>
            <w:delText>5</w:delText>
          </w:r>
        </w:del>
      </w:ins>
      <w:ins w:id="1229" w:author="Michael LABARRE" w:date="2021-03-12T20:12:00Z">
        <w:del w:id="1230" w:author="Heritiana" w:date="2021-03-19T16:02:00Z">
          <w:r w:rsidR="00E26CAC" w:rsidDel="007E6FB2">
            <w:rPr>
              <w:noProof/>
            </w:rPr>
            <w:delText>5</w:delText>
          </w:r>
        </w:del>
      </w:ins>
      <w:del w:id="1231" w:author="Heritiana" w:date="2021-03-19T16:02:00Z">
        <w:r w:rsidR="00E9322C" w:rsidDel="007E6FB2">
          <w:rPr>
            <w:noProof/>
          </w:rPr>
          <w:delText>3</w:delText>
        </w:r>
      </w:del>
      <w:r w:rsidR="003E6EDF">
        <w:rPr>
          <w:noProof/>
        </w:rPr>
        <w:fldChar w:fldCharType="end"/>
      </w:r>
      <w:r>
        <w:t>: Notification de déposition de rapport pour validation</w:t>
      </w:r>
      <w:bookmarkEnd w:id="1225"/>
    </w:p>
    <w:p w14:paraId="09147577" w14:textId="77777777" w:rsidR="00A674E3" w:rsidRDefault="00A674E3" w:rsidP="0091350F">
      <w:pPr>
        <w:pStyle w:val="Paragraphedeliste"/>
        <w:ind w:left="755" w:firstLine="0"/>
      </w:pPr>
    </w:p>
    <w:p w14:paraId="498DC8F3" w14:textId="77777777" w:rsidR="0091350F" w:rsidRDefault="0091350F" w:rsidP="00AC22E1">
      <w:pPr>
        <w:pStyle w:val="Titre4"/>
        <w:numPr>
          <w:ilvl w:val="0"/>
          <w:numId w:val="6"/>
        </w:numPr>
      </w:pPr>
      <w:bookmarkStart w:id="1232" w:name="_Toc67063087"/>
      <w:r>
        <w:t>Sur la barre d’état de la plateforme</w:t>
      </w:r>
      <w:bookmarkEnd w:id="1232"/>
    </w:p>
    <w:p w14:paraId="5F62F09C" w14:textId="77777777" w:rsidR="0091350F" w:rsidRDefault="0091350F" w:rsidP="0091350F">
      <w:r>
        <w:t>La barre d’état permet à un utilisateur d’avoir une vision d’ensemble et rapide des nouvelles de son compte. On y trouve les éléments suivant :</w:t>
      </w:r>
    </w:p>
    <w:tbl>
      <w:tblPr>
        <w:tblStyle w:val="TableauGrille1Clair"/>
        <w:tblW w:w="9493" w:type="dxa"/>
        <w:tblLook w:val="04A0" w:firstRow="1" w:lastRow="0" w:firstColumn="1" w:lastColumn="0" w:noHBand="0" w:noVBand="1"/>
      </w:tblPr>
      <w:tblGrid>
        <w:gridCol w:w="876"/>
        <w:gridCol w:w="2515"/>
        <w:gridCol w:w="6102"/>
      </w:tblGrid>
      <w:tr w:rsidR="0091350F" w14:paraId="3D8C7F33" w14:textId="77777777" w:rsidTr="006A1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tcPr>
          <w:p w14:paraId="71B584CF" w14:textId="77777777" w:rsidR="0091350F" w:rsidRDefault="0091350F" w:rsidP="006A13F8">
            <w:pPr>
              <w:ind w:left="0" w:firstLine="0"/>
            </w:pPr>
            <w:r>
              <w:t>Icône</w:t>
            </w:r>
          </w:p>
        </w:tc>
        <w:tc>
          <w:tcPr>
            <w:tcW w:w="2515" w:type="dxa"/>
          </w:tcPr>
          <w:p w14:paraId="5BB4E7DE" w14:textId="77777777" w:rsidR="0091350F" w:rsidRDefault="0091350F" w:rsidP="006A13F8">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102" w:type="dxa"/>
          </w:tcPr>
          <w:p w14:paraId="4630146D" w14:textId="77777777" w:rsidR="0091350F" w:rsidRDefault="0091350F" w:rsidP="006A13F8">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91350F" w14:paraId="1914B212"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51F8AD0E" w14:textId="77777777" w:rsidR="0091350F" w:rsidRDefault="0091350F" w:rsidP="006A13F8">
            <w:pPr>
              <w:ind w:left="0" w:firstLine="0"/>
            </w:pPr>
            <w:r>
              <w:rPr>
                <w:noProof/>
              </w:rPr>
              <w:drawing>
                <wp:inline distT="0" distB="0" distL="0" distR="0" wp14:anchorId="64811A21" wp14:editId="47D4507C">
                  <wp:extent cx="371475" cy="247650"/>
                  <wp:effectExtent l="0" t="0" r="9525" b="0"/>
                  <wp:docPr id="1407" name="Imag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 cy="247650"/>
                          </a:xfrm>
                          <a:prstGeom prst="rect">
                            <a:avLst/>
                          </a:prstGeom>
                        </pic:spPr>
                      </pic:pic>
                    </a:graphicData>
                  </a:graphic>
                </wp:inline>
              </w:drawing>
            </w:r>
          </w:p>
        </w:tc>
        <w:tc>
          <w:tcPr>
            <w:tcW w:w="2515" w:type="dxa"/>
          </w:tcPr>
          <w:p w14:paraId="4C13D0A5"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Documents verrouillés</w:t>
            </w:r>
          </w:p>
        </w:tc>
        <w:tc>
          <w:tcPr>
            <w:tcW w:w="6102" w:type="dxa"/>
          </w:tcPr>
          <w:p w14:paraId="2F382CA0"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 xml:space="preserve">Affiche le nombre d’éléments </w:t>
            </w:r>
            <w:r w:rsidRPr="0097079D">
              <w:t xml:space="preserve">verrouillés </w:t>
            </w:r>
            <w:r>
              <w:t>appartenant à l’</w:t>
            </w:r>
            <w:r w:rsidRPr="0097079D">
              <w:t>utilisateur</w:t>
            </w:r>
          </w:p>
        </w:tc>
      </w:tr>
      <w:tr w:rsidR="0091350F" w14:paraId="47AECC1F"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4A001C01" w14:textId="77777777" w:rsidR="0091350F" w:rsidRDefault="0091350F" w:rsidP="006A13F8">
            <w:pPr>
              <w:ind w:left="0" w:firstLine="0"/>
            </w:pPr>
            <w:r>
              <w:rPr>
                <w:noProof/>
              </w:rPr>
              <w:drawing>
                <wp:inline distT="0" distB="0" distL="0" distR="0" wp14:anchorId="37207F7C" wp14:editId="74C79B19">
                  <wp:extent cx="333375" cy="2857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 cy="285750"/>
                          </a:xfrm>
                          <a:prstGeom prst="rect">
                            <a:avLst/>
                          </a:prstGeom>
                        </pic:spPr>
                      </pic:pic>
                    </a:graphicData>
                  </a:graphic>
                </wp:inline>
              </w:drawing>
            </w:r>
          </w:p>
        </w:tc>
        <w:tc>
          <w:tcPr>
            <w:tcW w:w="2515" w:type="dxa"/>
          </w:tcPr>
          <w:p w14:paraId="013F2670"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Documents réservés</w:t>
            </w:r>
          </w:p>
        </w:tc>
        <w:tc>
          <w:tcPr>
            <w:tcW w:w="6102" w:type="dxa"/>
          </w:tcPr>
          <w:p w14:paraId="6EB24285"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Affiche le nombre d’éléments réservés</w:t>
            </w:r>
            <w:r w:rsidRPr="0097079D">
              <w:t xml:space="preserve"> </w:t>
            </w:r>
            <w:r>
              <w:t>appartenant à l’</w:t>
            </w:r>
            <w:r w:rsidRPr="0097079D">
              <w:t>utilisateur</w:t>
            </w:r>
          </w:p>
        </w:tc>
      </w:tr>
      <w:tr w:rsidR="0091350F" w14:paraId="7C970CA7"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17D9A48B" w14:textId="77777777" w:rsidR="0091350F" w:rsidRDefault="0091350F" w:rsidP="006A13F8">
            <w:pPr>
              <w:ind w:left="0" w:firstLine="0"/>
            </w:pPr>
            <w:r>
              <w:rPr>
                <w:noProof/>
              </w:rPr>
              <w:drawing>
                <wp:inline distT="0" distB="0" distL="0" distR="0" wp14:anchorId="2896133B" wp14:editId="206C8FBC">
                  <wp:extent cx="361950" cy="247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 cy="247650"/>
                          </a:xfrm>
                          <a:prstGeom prst="rect">
                            <a:avLst/>
                          </a:prstGeom>
                        </pic:spPr>
                      </pic:pic>
                    </a:graphicData>
                  </a:graphic>
                </wp:inline>
              </w:drawing>
            </w:r>
          </w:p>
        </w:tc>
        <w:tc>
          <w:tcPr>
            <w:tcW w:w="2515" w:type="dxa"/>
          </w:tcPr>
          <w:p w14:paraId="138A35D3"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Abonnements actuels</w:t>
            </w:r>
          </w:p>
        </w:tc>
        <w:tc>
          <w:tcPr>
            <w:tcW w:w="6102" w:type="dxa"/>
          </w:tcPr>
          <w:p w14:paraId="383FA483" w14:textId="77777777" w:rsidR="0091350F" w:rsidRDefault="0091350F" w:rsidP="006A13F8">
            <w:pPr>
              <w:cnfStyle w:val="000000000000" w:firstRow="0" w:lastRow="0" w:firstColumn="0" w:lastColumn="0" w:oddVBand="0" w:evenVBand="0" w:oddHBand="0" w:evenHBand="0" w:firstRowFirstColumn="0" w:firstRowLastColumn="0" w:lastRowFirstColumn="0" w:lastRowLastColumn="0"/>
            </w:pPr>
            <w:r>
              <w:t>Affiche le nombre d’abonnements souscrits</w:t>
            </w:r>
            <w:r w:rsidRPr="0097079D">
              <w:t xml:space="preserve"> par utilisateur</w:t>
            </w:r>
          </w:p>
        </w:tc>
      </w:tr>
      <w:tr w:rsidR="0091350F" w14:paraId="0CA472BE"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49CD656B" w14:textId="77777777" w:rsidR="0091350F" w:rsidRDefault="0091350F" w:rsidP="006A13F8">
            <w:pPr>
              <w:ind w:left="0" w:firstLine="0"/>
            </w:pPr>
            <w:r>
              <w:rPr>
                <w:noProof/>
              </w:rPr>
              <w:drawing>
                <wp:inline distT="0" distB="0" distL="0" distR="0" wp14:anchorId="7FD2D5D7" wp14:editId="5662A24C">
                  <wp:extent cx="304800" cy="266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 cy="266700"/>
                          </a:xfrm>
                          <a:prstGeom prst="rect">
                            <a:avLst/>
                          </a:prstGeom>
                        </pic:spPr>
                      </pic:pic>
                    </a:graphicData>
                  </a:graphic>
                </wp:inline>
              </w:drawing>
            </w:r>
          </w:p>
        </w:tc>
        <w:tc>
          <w:tcPr>
            <w:tcW w:w="2515" w:type="dxa"/>
          </w:tcPr>
          <w:p w14:paraId="67B8925C"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Nouveautés</w:t>
            </w:r>
          </w:p>
        </w:tc>
        <w:tc>
          <w:tcPr>
            <w:tcW w:w="6102" w:type="dxa"/>
          </w:tcPr>
          <w:p w14:paraId="2ED3C11E"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rsidRPr="0097079D">
              <w:t>Affiche le nombre de nouvelles des utilisateurs en attente d'ê</w:t>
            </w:r>
            <w:r>
              <w:t>tre examinées par l'utilisateur</w:t>
            </w:r>
          </w:p>
        </w:tc>
      </w:tr>
      <w:tr w:rsidR="0091350F" w14:paraId="62F5D23D"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1BD2AA82" w14:textId="77777777" w:rsidR="0091350F" w:rsidRDefault="0091350F" w:rsidP="006A13F8">
            <w:pPr>
              <w:ind w:left="0" w:firstLine="0"/>
            </w:pPr>
            <w:r>
              <w:rPr>
                <w:noProof/>
              </w:rPr>
              <w:drawing>
                <wp:inline distT="0" distB="0" distL="0" distR="0" wp14:anchorId="20F92DEE" wp14:editId="1263C1A8">
                  <wp:extent cx="323850" cy="2667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50" cy="266700"/>
                          </a:xfrm>
                          <a:prstGeom prst="rect">
                            <a:avLst/>
                          </a:prstGeom>
                        </pic:spPr>
                      </pic:pic>
                    </a:graphicData>
                  </a:graphic>
                </wp:inline>
              </w:drawing>
            </w:r>
          </w:p>
        </w:tc>
        <w:tc>
          <w:tcPr>
            <w:tcW w:w="2515" w:type="dxa"/>
          </w:tcPr>
          <w:p w14:paraId="7BE3FBA3"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Tâches restantes</w:t>
            </w:r>
          </w:p>
        </w:tc>
        <w:tc>
          <w:tcPr>
            <w:tcW w:w="6102" w:type="dxa"/>
          </w:tcPr>
          <w:p w14:paraId="7439A82E"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w:t>
            </w:r>
            <w:r>
              <w:t>le nombre de tâches de workflow</w:t>
            </w:r>
            <w:r w:rsidRPr="0097079D">
              <w:t xml:space="preserve"> en attente </w:t>
            </w:r>
            <w:r>
              <w:t xml:space="preserve">d’affectation </w:t>
            </w:r>
            <w:r w:rsidRPr="0097079D">
              <w:t>par l'utilisateur</w:t>
            </w:r>
          </w:p>
        </w:tc>
      </w:tr>
      <w:tr w:rsidR="0091350F" w14:paraId="2B4DB094" w14:textId="77777777" w:rsidTr="006A13F8">
        <w:tc>
          <w:tcPr>
            <w:cnfStyle w:val="001000000000" w:firstRow="0" w:lastRow="0" w:firstColumn="1" w:lastColumn="0" w:oddVBand="0" w:evenVBand="0" w:oddHBand="0" w:evenHBand="0" w:firstRowFirstColumn="0" w:firstRowLastColumn="0" w:lastRowFirstColumn="0" w:lastRowLastColumn="0"/>
            <w:tcW w:w="876" w:type="dxa"/>
          </w:tcPr>
          <w:p w14:paraId="0B8F4CCC" w14:textId="77777777" w:rsidR="0091350F" w:rsidRDefault="0091350F" w:rsidP="006A13F8">
            <w:pPr>
              <w:ind w:left="0" w:firstLine="0"/>
            </w:pPr>
            <w:r>
              <w:rPr>
                <w:noProof/>
              </w:rPr>
              <w:drawing>
                <wp:inline distT="0" distB="0" distL="0" distR="0" wp14:anchorId="1808F45E" wp14:editId="2A9385AE">
                  <wp:extent cx="419100" cy="2762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276225"/>
                          </a:xfrm>
                          <a:prstGeom prst="rect">
                            <a:avLst/>
                          </a:prstGeom>
                        </pic:spPr>
                      </pic:pic>
                    </a:graphicData>
                  </a:graphic>
                </wp:inline>
              </w:drawing>
            </w:r>
          </w:p>
        </w:tc>
        <w:tc>
          <w:tcPr>
            <w:tcW w:w="2515" w:type="dxa"/>
          </w:tcPr>
          <w:p w14:paraId="1381F166" w14:textId="77777777" w:rsidR="0091350F" w:rsidRDefault="0091350F" w:rsidP="006A13F8">
            <w:pPr>
              <w:ind w:left="0" w:firstLine="0"/>
              <w:cnfStyle w:val="000000000000" w:firstRow="0" w:lastRow="0" w:firstColumn="0" w:lastColumn="0" w:oddVBand="0" w:evenVBand="0" w:oddHBand="0" w:evenHBand="0" w:firstRowFirstColumn="0" w:firstRowLastColumn="0" w:lastRowFirstColumn="0" w:lastRowLastColumn="0"/>
            </w:pPr>
            <w:r>
              <w:t>Tâches restantes sur le workflow</w:t>
            </w:r>
          </w:p>
        </w:tc>
        <w:tc>
          <w:tcPr>
            <w:tcW w:w="6102" w:type="dxa"/>
          </w:tcPr>
          <w:p w14:paraId="7B168DDF" w14:textId="77777777" w:rsidR="0091350F" w:rsidRDefault="0091350F" w:rsidP="006A13F8">
            <w:pPr>
              <w:keepNext/>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le nombre de workflow regroupés en attente </w:t>
            </w:r>
            <w:r>
              <w:t>d’affectation</w:t>
            </w:r>
          </w:p>
        </w:tc>
      </w:tr>
    </w:tbl>
    <w:p w14:paraId="5E7BEE50" w14:textId="0C1C0B2F" w:rsidR="0091350F" w:rsidRDefault="0091350F" w:rsidP="0091350F">
      <w:pPr>
        <w:pStyle w:val="Lgende"/>
      </w:pPr>
      <w:bookmarkStart w:id="1233" w:name="_Toc67063117"/>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34" w:author="Heritiana" w:date="2021-03-19T16:17:00Z">
        <w:r w:rsidR="006048F2">
          <w:rPr>
            <w:noProof/>
          </w:rPr>
          <w:t>6</w:t>
        </w:r>
      </w:ins>
      <w:ins w:id="1235" w:author="ADMIN" w:date="2021-03-15T16:10:00Z">
        <w:del w:id="1236" w:author="Heritiana" w:date="2021-03-19T16:02:00Z">
          <w:r w:rsidR="00164A93" w:rsidDel="007E6FB2">
            <w:rPr>
              <w:noProof/>
            </w:rPr>
            <w:delText>6</w:delText>
          </w:r>
        </w:del>
      </w:ins>
      <w:ins w:id="1237" w:author="Michael LABARRE" w:date="2021-03-12T20:12:00Z">
        <w:del w:id="1238" w:author="Heritiana" w:date="2021-03-19T16:02:00Z">
          <w:r w:rsidR="00E26CAC" w:rsidDel="007E6FB2">
            <w:rPr>
              <w:noProof/>
            </w:rPr>
            <w:delText>6</w:delText>
          </w:r>
        </w:del>
      </w:ins>
      <w:del w:id="1239" w:author="Heritiana" w:date="2021-03-19T16:02:00Z">
        <w:r w:rsidR="00E9322C" w:rsidDel="007E6FB2">
          <w:rPr>
            <w:noProof/>
          </w:rPr>
          <w:delText>4</w:delText>
        </w:r>
      </w:del>
      <w:r w:rsidR="003E6EDF">
        <w:rPr>
          <w:noProof/>
        </w:rPr>
        <w:fldChar w:fldCharType="end"/>
      </w:r>
      <w:r>
        <w:t>: Notification sur la barre des états</w:t>
      </w:r>
      <w:bookmarkEnd w:id="1233"/>
    </w:p>
    <w:p w14:paraId="53725704" w14:textId="77777777" w:rsidR="0091350F" w:rsidRDefault="0091350F" w:rsidP="0091350F">
      <w:r>
        <w:t>En effet, quand il y a un nouvel élément de notification, l’icône qui lui correspond clignote et affiche le nombre d’éléments nouveaux.</w:t>
      </w:r>
    </w:p>
    <w:p w14:paraId="1196270F" w14:textId="77777777" w:rsidR="0091350F" w:rsidRDefault="0091350F" w:rsidP="00C65E34">
      <w:pPr>
        <w:pStyle w:val="Paragraphedeliste"/>
        <w:ind w:left="755" w:firstLine="0"/>
      </w:pPr>
    </w:p>
    <w:p w14:paraId="7E44D163" w14:textId="77777777" w:rsidR="0091350F" w:rsidRDefault="0091350F" w:rsidP="00AC22E1">
      <w:pPr>
        <w:pStyle w:val="Titre4"/>
        <w:numPr>
          <w:ilvl w:val="0"/>
          <w:numId w:val="6"/>
        </w:numPr>
      </w:pPr>
      <w:bookmarkStart w:id="1240" w:name="_Toc67063088"/>
      <w:r>
        <w:t>Dans le tableau de bord</w:t>
      </w:r>
      <w:bookmarkEnd w:id="1240"/>
    </w:p>
    <w:p w14:paraId="55850FB5" w14:textId="2EC2DF17" w:rsidR="00A674E3" w:rsidRDefault="00A674E3" w:rsidP="00A674E3">
      <w:r>
        <w:t xml:space="preserve">Dans le Tableau de Bord, </w:t>
      </w:r>
      <w:r w:rsidR="00707EF7">
        <w:t>les</w:t>
      </w:r>
      <w:r>
        <w:t xml:space="preserve"> rubriques qui </w:t>
      </w:r>
      <w:r w:rsidR="00707EF7">
        <w:t xml:space="preserve">les documents qui viennent d’être chargés, de changer de statut ou d’abonnement </w:t>
      </w:r>
      <w:r>
        <w:t xml:space="preserve">contiennent affichent le nombre de nouveaux cas, et un curseur </w:t>
      </w:r>
      <w:r>
        <w:rPr>
          <w:noProof/>
        </w:rPr>
        <w:drawing>
          <wp:inline distT="0" distB="0" distL="0" distR="0" wp14:anchorId="69DDFEB0" wp14:editId="4C23008B">
            <wp:extent cx="201930" cy="191135"/>
            <wp:effectExtent l="0" t="0" r="762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est activé pour informer l’utilisateur que ces éléments sont encore non lus.</w:t>
      </w:r>
    </w:p>
    <w:p w14:paraId="6CB87907" w14:textId="1A616F9D" w:rsidR="00A674E3" w:rsidRDefault="00A674E3" w:rsidP="00A674E3">
      <w:r>
        <w:t xml:space="preserve">Ces notifications disparaissent suite à un clic sur le nouveau document ou un clic sur le curseur </w:t>
      </w:r>
      <w:r>
        <w:rPr>
          <w:noProof/>
        </w:rPr>
        <w:drawing>
          <wp:inline distT="0" distB="0" distL="0" distR="0" wp14:anchorId="048093F0" wp14:editId="3A9C5479">
            <wp:extent cx="201930" cy="191135"/>
            <wp:effectExtent l="0" t="0" r="762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pour une action groupée.</w:t>
      </w:r>
    </w:p>
    <w:p w14:paraId="7C07FF6B" w14:textId="515CA4F7" w:rsidR="00A674E3" w:rsidRDefault="00CA1D61" w:rsidP="00A674E3">
      <w:pPr>
        <w:keepNext/>
      </w:pPr>
      <w:r>
        <w:rPr>
          <w:noProof/>
        </w:rPr>
        <w:drawing>
          <wp:inline distT="0" distB="0" distL="0" distR="0" wp14:anchorId="6697F231" wp14:editId="5A41993E">
            <wp:extent cx="6022492" cy="2340000"/>
            <wp:effectExtent l="0" t="0" r="0" b="3175"/>
            <wp:docPr id="1397" name="Imag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2492" cy="2340000"/>
                    </a:xfrm>
                    <a:prstGeom prst="rect">
                      <a:avLst/>
                    </a:prstGeom>
                    <a:noFill/>
                    <a:ln>
                      <a:noFill/>
                    </a:ln>
                  </pic:spPr>
                </pic:pic>
              </a:graphicData>
            </a:graphic>
          </wp:inline>
        </w:drawing>
      </w:r>
    </w:p>
    <w:p w14:paraId="59DEB211" w14:textId="514177EC" w:rsidR="00A674E3" w:rsidDel="00CF19E6" w:rsidRDefault="00A674E3" w:rsidP="00A674E3">
      <w:pPr>
        <w:pStyle w:val="Lgende"/>
        <w:rPr>
          <w:del w:id="1241" w:author="Heritiana" w:date="2021-03-10T19:14:00Z"/>
        </w:rPr>
      </w:pPr>
      <w:bookmarkStart w:id="1242" w:name="_Toc67063118"/>
      <w:r>
        <w:t xml:space="preserve">Figure </w:t>
      </w:r>
      <w:r w:rsidR="003E6EDF">
        <w:rPr>
          <w:noProof/>
        </w:rPr>
        <w:fldChar w:fldCharType="begin"/>
      </w:r>
      <w:r w:rsidR="003E6EDF">
        <w:rPr>
          <w:noProof/>
        </w:rPr>
        <w:instrText xml:space="preserve"> SEQ Figure \* ARABIC </w:instrText>
      </w:r>
      <w:r w:rsidR="003E6EDF">
        <w:rPr>
          <w:noProof/>
        </w:rPr>
        <w:fldChar w:fldCharType="separate"/>
      </w:r>
      <w:ins w:id="1243" w:author="Heritiana" w:date="2021-03-19T16:17:00Z">
        <w:r w:rsidR="006048F2">
          <w:rPr>
            <w:noProof/>
          </w:rPr>
          <w:t>7</w:t>
        </w:r>
      </w:ins>
      <w:ins w:id="1244" w:author="ADMIN" w:date="2021-03-15T16:10:00Z">
        <w:del w:id="1245" w:author="Heritiana" w:date="2021-03-19T16:02:00Z">
          <w:r w:rsidR="00164A93" w:rsidDel="007E6FB2">
            <w:rPr>
              <w:noProof/>
            </w:rPr>
            <w:delText>7</w:delText>
          </w:r>
        </w:del>
      </w:ins>
      <w:ins w:id="1246" w:author="Michael LABARRE" w:date="2021-03-12T20:12:00Z">
        <w:del w:id="1247" w:author="Heritiana" w:date="2021-03-19T16:02:00Z">
          <w:r w:rsidR="00E26CAC" w:rsidDel="007E6FB2">
            <w:rPr>
              <w:noProof/>
            </w:rPr>
            <w:delText>7</w:delText>
          </w:r>
        </w:del>
      </w:ins>
      <w:del w:id="1248" w:author="Heritiana" w:date="2021-03-19T16:02:00Z">
        <w:r w:rsidR="00E9322C" w:rsidDel="007E6FB2">
          <w:rPr>
            <w:noProof/>
          </w:rPr>
          <w:delText>5</w:delText>
        </w:r>
      </w:del>
      <w:r w:rsidR="003E6EDF">
        <w:rPr>
          <w:noProof/>
        </w:rPr>
        <w:fldChar w:fldCharType="end"/>
      </w:r>
      <w:r>
        <w:t>: Notifications dans le Tableau de Bord</w:t>
      </w:r>
      <w:bookmarkEnd w:id="1242"/>
    </w:p>
    <w:p w14:paraId="512E74D4" w14:textId="22F45613" w:rsidR="000D1D08" w:rsidRDefault="000D1D08">
      <w:pPr>
        <w:pStyle w:val="Lgende"/>
        <w:rPr>
          <w:ins w:id="1249" w:author="Administrator" w:date="2021-03-09T20:57:00Z"/>
        </w:rPr>
        <w:pPrChange w:id="1250" w:author="Heritiana" w:date="2021-03-10T19:14:00Z">
          <w:pPr>
            <w:spacing w:after="160" w:line="259" w:lineRule="auto"/>
            <w:ind w:left="0" w:firstLine="0"/>
            <w:jc w:val="left"/>
          </w:pPr>
        </w:pPrChange>
      </w:pPr>
      <w:ins w:id="1251" w:author="Administrator" w:date="2021-03-09T20:57:00Z">
        <w:del w:id="1252" w:author="Heritiana" w:date="2021-03-10T19:14:00Z">
          <w:r w:rsidDel="00CF19E6">
            <w:br w:type="page"/>
          </w:r>
        </w:del>
      </w:ins>
    </w:p>
    <w:p w14:paraId="0E92282B" w14:textId="498B7835" w:rsidR="00600137" w:rsidRPr="00600137" w:rsidRDefault="00600137">
      <w:pPr>
        <w:pStyle w:val="Titre3"/>
        <w:rPr>
          <w:ins w:id="1253" w:author="ADMIN" w:date="2021-03-15T15:02:00Z"/>
          <w:highlight w:val="yellow"/>
          <w:rPrChange w:id="1254" w:author="ADMIN" w:date="2021-03-15T15:04:00Z">
            <w:rPr>
              <w:ins w:id="1255" w:author="ADMIN" w:date="2021-03-15T15:02:00Z"/>
            </w:rPr>
          </w:rPrChange>
        </w:rPr>
      </w:pPr>
      <w:bookmarkStart w:id="1256" w:name="_Toc66299825"/>
      <w:bookmarkStart w:id="1257" w:name="_Toc67063089"/>
      <w:ins w:id="1258" w:author="ADMIN" w:date="2021-03-15T15:02:00Z">
        <w:r w:rsidRPr="00600137">
          <w:rPr>
            <w:highlight w:val="yellow"/>
            <w:rPrChange w:id="1259" w:author="ADMIN" w:date="2021-03-15T15:04:00Z">
              <w:rPr/>
            </w:rPrChange>
          </w:rPr>
          <w:lastRenderedPageBreak/>
          <w:t>Ajout d</w:t>
        </w:r>
      </w:ins>
      <w:ins w:id="1260" w:author="Administrator" w:date="2021-03-16T10:43:00Z">
        <w:r w:rsidR="00F67DF3">
          <w:rPr>
            <w:highlight w:val="yellow"/>
          </w:rPr>
          <w:t>e</w:t>
        </w:r>
      </w:ins>
      <w:ins w:id="1261" w:author="ADMIN" w:date="2021-03-15T15:02:00Z">
        <w:del w:id="1262" w:author="Administrator" w:date="2021-03-16T10:43:00Z">
          <w:r w:rsidRPr="00600137" w:rsidDel="00F67DF3">
            <w:rPr>
              <w:highlight w:val="yellow"/>
              <w:rPrChange w:id="1263" w:author="ADMIN" w:date="2021-03-15T15:04:00Z">
                <w:rPr/>
              </w:rPrChange>
            </w:rPr>
            <w:delText>’un</w:delText>
          </w:r>
        </w:del>
        <w:r w:rsidRPr="00600137">
          <w:rPr>
            <w:highlight w:val="yellow"/>
            <w:rPrChange w:id="1264" w:author="ADMIN" w:date="2021-03-15T15:04:00Z">
              <w:rPr/>
            </w:rPrChange>
          </w:rPr>
          <w:t xml:space="preserve"> document dans la plateforme</w:t>
        </w:r>
        <w:bookmarkEnd w:id="1256"/>
        <w:bookmarkEnd w:id="1257"/>
      </w:ins>
    </w:p>
    <w:p w14:paraId="181BAA07" w14:textId="1CC1955B" w:rsidR="00600137" w:rsidRPr="009876D0" w:rsidDel="00F67DF3" w:rsidRDefault="00F67DF3" w:rsidP="00600137">
      <w:pPr>
        <w:ind w:left="0" w:firstLine="0"/>
        <w:rPr>
          <w:ins w:id="1265" w:author="ADMIN" w:date="2021-03-15T15:02:00Z"/>
          <w:del w:id="1266" w:author="Administrator" w:date="2021-03-16T10:38:00Z"/>
          <w:highlight w:val="yellow"/>
          <w:rPrChange w:id="1267" w:author="ADMIN" w:date="2021-03-15T16:09:00Z">
            <w:rPr>
              <w:ins w:id="1268" w:author="ADMIN" w:date="2021-03-15T15:02:00Z"/>
              <w:del w:id="1269" w:author="Administrator" w:date="2021-03-16T10:38:00Z"/>
            </w:rPr>
          </w:rPrChange>
        </w:rPr>
      </w:pPr>
      <w:ins w:id="1270" w:author="Administrator" w:date="2021-03-16T10:38:00Z">
        <w:r>
          <w:rPr>
            <w:highlight w:val="yellow"/>
          </w:rPr>
          <w:t xml:space="preserve">Pour ajouter des documents </w:t>
        </w:r>
      </w:ins>
      <w:ins w:id="1271" w:author="Administrator" w:date="2021-03-16T10:39:00Z">
        <w:r>
          <w:rPr>
            <w:highlight w:val="yellow"/>
          </w:rPr>
          <w:t xml:space="preserve">dans la plateforme </w:t>
        </w:r>
      </w:ins>
      <w:ins w:id="1272" w:author="Administrator" w:date="2021-03-16T10:38:00Z">
        <w:r>
          <w:rPr>
            <w:highlight w:val="yellow"/>
          </w:rPr>
          <w:t>à des fins de stockage, classement, échanges divers ou autres</w:t>
        </w:r>
      </w:ins>
      <w:ins w:id="1273" w:author="Administrator" w:date="2021-03-16T10:39:00Z">
        <w:r>
          <w:rPr>
            <w:highlight w:val="yellow"/>
          </w:rPr>
          <w:t>, il faut suivre les étapes suivant</w:t>
        </w:r>
      </w:ins>
      <w:ins w:id="1274" w:author="Administrator" w:date="2021-03-16T10:41:00Z">
        <w:r>
          <w:rPr>
            <w:highlight w:val="yellow"/>
          </w:rPr>
          <w:t>e</w:t>
        </w:r>
      </w:ins>
      <w:ins w:id="1275" w:author="Administrator" w:date="2021-03-16T10:39:00Z">
        <w:r>
          <w:rPr>
            <w:highlight w:val="yellow"/>
          </w:rPr>
          <w:t>s</w:t>
        </w:r>
      </w:ins>
      <w:ins w:id="1276" w:author="ADMIN" w:date="2021-03-15T15:02:00Z">
        <w:del w:id="1277" w:author="Administrator" w:date="2021-03-16T10:38:00Z">
          <w:r w:rsidR="00600137" w:rsidRPr="009876D0" w:rsidDel="00F67DF3">
            <w:rPr>
              <w:highlight w:val="yellow"/>
              <w:rPrChange w:id="1278" w:author="ADMIN" w:date="2021-03-15T16:09:00Z">
                <w:rPr/>
              </w:rPrChange>
            </w:rPr>
            <w:delText>Un document qui n’existe pas encore dans la plateforme ne peut être soumis sous validation de l’ARSM. De ce fait, l’ajout d’un document est la première étape du processus.</w:delText>
          </w:r>
        </w:del>
      </w:ins>
    </w:p>
    <w:p w14:paraId="78568F0E" w14:textId="244F9987" w:rsidR="00600137" w:rsidRPr="009876D0" w:rsidRDefault="00F67DF3" w:rsidP="00600137">
      <w:pPr>
        <w:ind w:left="0" w:firstLine="0"/>
        <w:rPr>
          <w:ins w:id="1279" w:author="ADMIN" w:date="2021-03-15T15:02:00Z"/>
          <w:highlight w:val="yellow"/>
          <w:rPrChange w:id="1280" w:author="ADMIN" w:date="2021-03-15T16:09:00Z">
            <w:rPr>
              <w:ins w:id="1281" w:author="ADMIN" w:date="2021-03-15T15:02:00Z"/>
            </w:rPr>
          </w:rPrChange>
        </w:rPr>
      </w:pPr>
      <w:ins w:id="1282" w:author="Administrator" w:date="2021-03-16T10:41:00Z">
        <w:r>
          <w:rPr>
            <w:highlight w:val="yellow"/>
          </w:rPr>
          <w:t xml:space="preserve"> </w:t>
        </w:r>
      </w:ins>
      <w:ins w:id="1283" w:author="ADMIN" w:date="2021-03-15T15:02:00Z">
        <w:del w:id="1284" w:author="Administrator" w:date="2021-03-16T10:41:00Z">
          <w:r w:rsidR="00600137" w:rsidRPr="009876D0" w:rsidDel="00F67DF3">
            <w:rPr>
              <w:highlight w:val="yellow"/>
              <w:rPrChange w:id="1285" w:author="ADMIN" w:date="2021-03-15T16:09:00Z">
                <w:rPr/>
              </w:rPrChange>
            </w:rPr>
            <w:delText>Pour ce faire, l’Utilisateur au sein de l</w:delText>
          </w:r>
        </w:del>
      </w:ins>
      <w:ins w:id="1286" w:author="ADMIN" w:date="2021-03-15T15:04:00Z">
        <w:del w:id="1287" w:author="Administrator" w:date="2021-03-16T10:41:00Z">
          <w:r w:rsidR="00600137" w:rsidRPr="009876D0" w:rsidDel="00F67DF3">
            <w:rPr>
              <w:highlight w:val="yellow"/>
              <w:rPrChange w:id="1288" w:author="ADMIN" w:date="2021-03-15T16:09:00Z">
                <w:rPr/>
              </w:rPrChange>
            </w:rPr>
            <w:delText xml:space="preserve">’ARSM </w:delText>
          </w:r>
        </w:del>
      </w:ins>
      <w:ins w:id="1289" w:author="ADMIN" w:date="2021-03-15T15:02:00Z">
        <w:del w:id="1290" w:author="Administrator" w:date="2021-03-16T10:41:00Z">
          <w:r w:rsidR="00600137" w:rsidRPr="009876D0" w:rsidDel="00F67DF3">
            <w:rPr>
              <w:highlight w:val="yellow"/>
              <w:rPrChange w:id="1291" w:author="ADMIN" w:date="2021-03-15T16:09:00Z">
                <w:rPr/>
              </w:rPrChange>
            </w:rPr>
            <w:delText>doit </w:delText>
          </w:r>
        </w:del>
        <w:r w:rsidR="00600137" w:rsidRPr="009876D0">
          <w:rPr>
            <w:highlight w:val="yellow"/>
            <w:rPrChange w:id="1292" w:author="ADMIN" w:date="2021-03-15T16:09:00Z">
              <w:rPr/>
            </w:rPrChange>
          </w:rPr>
          <w:t>:</w:t>
        </w:r>
      </w:ins>
    </w:p>
    <w:p w14:paraId="2BBAF4FD" w14:textId="77777777" w:rsidR="00600137" w:rsidRPr="009876D0" w:rsidRDefault="00600137" w:rsidP="00600137">
      <w:pPr>
        <w:pStyle w:val="Paragraphedeliste"/>
        <w:numPr>
          <w:ilvl w:val="0"/>
          <w:numId w:val="9"/>
        </w:numPr>
        <w:rPr>
          <w:ins w:id="1293" w:author="ADMIN" w:date="2021-03-15T15:02:00Z"/>
          <w:highlight w:val="yellow"/>
          <w:rPrChange w:id="1294" w:author="ADMIN" w:date="2021-03-15T16:09:00Z">
            <w:rPr>
              <w:ins w:id="1295" w:author="ADMIN" w:date="2021-03-15T15:02:00Z"/>
            </w:rPr>
          </w:rPrChange>
        </w:rPr>
      </w:pPr>
      <w:ins w:id="1296" w:author="ADMIN" w:date="2021-03-15T15:02:00Z">
        <w:r w:rsidRPr="009876D0">
          <w:rPr>
            <w:highlight w:val="yellow"/>
            <w:rPrChange w:id="1297" w:author="ADMIN" w:date="2021-03-15T16:09:00Z">
              <w:rPr/>
            </w:rPrChange>
          </w:rPr>
          <w:t>se connecter sur l’option d’affichage « Bureau »,</w:t>
        </w:r>
      </w:ins>
    </w:p>
    <w:p w14:paraId="3E554CC7" w14:textId="77777777" w:rsidR="00600137" w:rsidRPr="009876D0" w:rsidRDefault="00600137" w:rsidP="00600137">
      <w:pPr>
        <w:pStyle w:val="Paragraphedeliste"/>
        <w:numPr>
          <w:ilvl w:val="0"/>
          <w:numId w:val="9"/>
        </w:numPr>
        <w:rPr>
          <w:ins w:id="1298" w:author="ADMIN" w:date="2021-03-15T15:02:00Z"/>
          <w:highlight w:val="yellow"/>
          <w:rPrChange w:id="1299" w:author="ADMIN" w:date="2021-03-15T16:09:00Z">
            <w:rPr>
              <w:ins w:id="1300" w:author="ADMIN" w:date="2021-03-15T15:02:00Z"/>
            </w:rPr>
          </w:rPrChange>
        </w:rPr>
      </w:pPr>
      <w:ins w:id="1301" w:author="ADMIN" w:date="2021-03-15T15:02:00Z">
        <w:r w:rsidRPr="009876D0">
          <w:rPr>
            <w:highlight w:val="yellow"/>
            <w:rPrChange w:id="1302" w:author="ADMIN" w:date="2021-03-15T16:09:00Z">
              <w:rPr/>
            </w:rPrChange>
          </w:rPr>
          <w:t>sélectionner un dossier parent où l’utilisateur enregistrera le document,</w:t>
        </w:r>
      </w:ins>
    </w:p>
    <w:p w14:paraId="696F30FA" w14:textId="77777777" w:rsidR="00600137" w:rsidRPr="009876D0" w:rsidRDefault="00600137" w:rsidP="00600137">
      <w:pPr>
        <w:pStyle w:val="Paragraphedeliste"/>
        <w:numPr>
          <w:ilvl w:val="0"/>
          <w:numId w:val="9"/>
        </w:numPr>
        <w:rPr>
          <w:ins w:id="1303" w:author="ADMIN" w:date="2021-03-15T15:02:00Z"/>
          <w:highlight w:val="yellow"/>
          <w:rPrChange w:id="1304" w:author="ADMIN" w:date="2021-03-15T16:09:00Z">
            <w:rPr>
              <w:ins w:id="1305" w:author="ADMIN" w:date="2021-03-15T15:02:00Z"/>
            </w:rPr>
          </w:rPrChange>
        </w:rPr>
      </w:pPr>
      <w:ins w:id="1306" w:author="ADMIN" w:date="2021-03-15T15:02:00Z">
        <w:r w:rsidRPr="009876D0">
          <w:rPr>
            <w:highlight w:val="yellow"/>
            <w:rPrChange w:id="1307" w:author="ADMIN" w:date="2021-03-15T16:09:00Z">
              <w:rPr/>
            </w:rPrChange>
          </w:rPr>
          <w:t>soit cliquer sur « Fichier » sur le menu puis choisir « Ajouter un document » ;</w:t>
        </w:r>
      </w:ins>
    </w:p>
    <w:p w14:paraId="69B6D9FC" w14:textId="77777777" w:rsidR="00600137" w:rsidRPr="009876D0" w:rsidRDefault="00600137" w:rsidP="00600137">
      <w:pPr>
        <w:pStyle w:val="Paragraphedeliste"/>
        <w:numPr>
          <w:ilvl w:val="0"/>
          <w:numId w:val="9"/>
        </w:numPr>
        <w:spacing w:line="240" w:lineRule="auto"/>
        <w:rPr>
          <w:ins w:id="1308" w:author="ADMIN" w:date="2021-03-15T15:02:00Z"/>
          <w:highlight w:val="yellow"/>
          <w:rPrChange w:id="1309" w:author="ADMIN" w:date="2021-03-15T16:09:00Z">
            <w:rPr>
              <w:ins w:id="1310" w:author="ADMIN" w:date="2021-03-15T15:02:00Z"/>
            </w:rPr>
          </w:rPrChange>
        </w:rPr>
      </w:pPr>
      <w:ins w:id="1311" w:author="ADMIN" w:date="2021-03-15T15:02:00Z">
        <w:r w:rsidRPr="009876D0">
          <w:rPr>
            <w:highlight w:val="yellow"/>
            <w:rPrChange w:id="1312" w:author="ADMIN" w:date="2021-03-15T16:09:00Z">
              <w:rPr/>
            </w:rPrChange>
          </w:rPr>
          <w:t>soit effectuer un clic droit sur le dossier parent et choisir « Ajouter un document » ;</w:t>
        </w:r>
      </w:ins>
    </w:p>
    <w:p w14:paraId="26D5795B" w14:textId="77777777" w:rsidR="00600137" w:rsidRPr="009876D0" w:rsidRDefault="00600137" w:rsidP="00600137">
      <w:pPr>
        <w:pStyle w:val="Paragraphedeliste"/>
        <w:numPr>
          <w:ilvl w:val="0"/>
          <w:numId w:val="9"/>
        </w:numPr>
        <w:spacing w:line="240" w:lineRule="auto"/>
        <w:rPr>
          <w:ins w:id="1313" w:author="ADMIN" w:date="2021-03-15T15:02:00Z"/>
          <w:highlight w:val="yellow"/>
          <w:rPrChange w:id="1314" w:author="ADMIN" w:date="2021-03-15T16:09:00Z">
            <w:rPr>
              <w:ins w:id="1315" w:author="ADMIN" w:date="2021-03-15T15:02:00Z"/>
            </w:rPr>
          </w:rPrChange>
        </w:rPr>
      </w:pPr>
      <w:ins w:id="1316" w:author="ADMIN" w:date="2021-03-15T15:02:00Z">
        <w:r w:rsidRPr="009876D0">
          <w:rPr>
            <w:highlight w:val="yellow"/>
            <w:rPrChange w:id="1317" w:author="ADMIN" w:date="2021-03-15T16:09:00Z">
              <w:rPr/>
            </w:rPrChange>
          </w:rPr>
          <w:t>soit plus simplement cliquer sur l’icône « </w:t>
        </w:r>
        <w:r w:rsidRPr="009876D0">
          <w:rPr>
            <w:noProof/>
            <w:highlight w:val="yellow"/>
            <w:rPrChange w:id="1318" w:author="ADMIN" w:date="2021-03-15T16:09:00Z">
              <w:rPr>
                <w:noProof/>
              </w:rPr>
            </w:rPrChange>
          </w:rPr>
          <w:drawing>
            <wp:inline distT="0" distB="0" distL="0" distR="0" wp14:anchorId="6B947247" wp14:editId="38F0EE60">
              <wp:extent cx="169545" cy="180847"/>
              <wp:effectExtent l="0" t="0" r="1905" b="0"/>
              <wp:docPr id="10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2" cstate="print"/>
                      <a:stretch>
                        <a:fillRect/>
                      </a:stretch>
                    </pic:blipFill>
                    <pic:spPr>
                      <a:xfrm>
                        <a:off x="0" y="0"/>
                        <a:ext cx="179561" cy="191531"/>
                      </a:xfrm>
                      <a:prstGeom prst="rect">
                        <a:avLst/>
                      </a:prstGeom>
                    </pic:spPr>
                  </pic:pic>
                </a:graphicData>
              </a:graphic>
            </wp:inline>
          </w:drawing>
        </w:r>
        <w:r w:rsidRPr="009876D0">
          <w:rPr>
            <w:highlight w:val="yellow"/>
            <w:rPrChange w:id="1319" w:author="ADMIN" w:date="2021-03-15T16:09:00Z">
              <w:rPr/>
            </w:rPrChange>
          </w:rPr>
          <w:t> » de la barre des outils.</w:t>
        </w:r>
      </w:ins>
    </w:p>
    <w:p w14:paraId="669D659B" w14:textId="77777777" w:rsidR="00600137" w:rsidRDefault="00600137" w:rsidP="00600137">
      <w:pPr>
        <w:ind w:left="0" w:firstLine="0"/>
        <w:rPr>
          <w:ins w:id="1320" w:author="ADMIN" w:date="2021-03-15T15:02:00Z"/>
        </w:rPr>
      </w:pPr>
    </w:p>
    <w:p w14:paraId="3F4FEB70" w14:textId="77777777" w:rsidR="00600137" w:rsidRDefault="00600137" w:rsidP="00600137">
      <w:pPr>
        <w:keepNext/>
        <w:ind w:left="0" w:firstLine="0"/>
        <w:rPr>
          <w:ins w:id="1321" w:author="ADMIN" w:date="2021-03-15T15:02:00Z"/>
        </w:rPr>
      </w:pPr>
      <w:ins w:id="1322" w:author="ADMIN" w:date="2021-03-15T15:02:00Z">
        <w:r w:rsidRPr="009876D0">
          <w:rPr>
            <w:noProof/>
            <w:highlight w:val="yellow"/>
            <w:rPrChange w:id="1323" w:author="ADMIN" w:date="2021-03-15T16:09:00Z">
              <w:rPr>
                <w:noProof/>
              </w:rPr>
            </w:rPrChange>
          </w:rPr>
          <w:drawing>
            <wp:inline distT="0" distB="0" distL="0" distR="0" wp14:anchorId="0DF5B7F6" wp14:editId="269F1F1A">
              <wp:extent cx="5417999" cy="4968000"/>
              <wp:effectExtent l="0" t="0" r="0" b="444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999" cy="4968000"/>
                      </a:xfrm>
                      <a:prstGeom prst="rect">
                        <a:avLst/>
                      </a:prstGeom>
                      <a:noFill/>
                      <a:ln>
                        <a:noFill/>
                      </a:ln>
                    </pic:spPr>
                  </pic:pic>
                </a:graphicData>
              </a:graphic>
            </wp:inline>
          </w:drawing>
        </w:r>
      </w:ins>
    </w:p>
    <w:p w14:paraId="7807F263" w14:textId="68193225" w:rsidR="00600137" w:rsidRDefault="00600137" w:rsidP="00600137">
      <w:pPr>
        <w:pStyle w:val="Lgende"/>
        <w:rPr>
          <w:ins w:id="1324" w:author="ADMIN" w:date="2021-03-15T15:02:00Z"/>
        </w:rPr>
      </w:pPr>
      <w:bookmarkStart w:id="1325" w:name="_Toc66299846"/>
      <w:bookmarkStart w:id="1326" w:name="_Toc67063119"/>
      <w:ins w:id="1327" w:author="ADMIN" w:date="2021-03-15T15:02:00Z">
        <w:r w:rsidRPr="009876D0">
          <w:rPr>
            <w:highlight w:val="yellow"/>
            <w:rPrChange w:id="1328" w:author="ADMIN" w:date="2021-03-15T16:09:00Z">
              <w:rPr/>
            </w:rPrChange>
          </w:rPr>
          <w:t xml:space="preserve">Figure </w:t>
        </w:r>
        <w:r w:rsidRPr="009876D0">
          <w:rPr>
            <w:noProof/>
            <w:highlight w:val="yellow"/>
            <w:rPrChange w:id="1329" w:author="ADMIN" w:date="2021-03-15T16:09:00Z">
              <w:rPr>
                <w:noProof/>
              </w:rPr>
            </w:rPrChange>
          </w:rPr>
          <w:fldChar w:fldCharType="begin"/>
        </w:r>
        <w:r w:rsidRPr="009876D0">
          <w:rPr>
            <w:noProof/>
            <w:highlight w:val="yellow"/>
            <w:rPrChange w:id="1330" w:author="ADMIN" w:date="2021-03-15T16:09:00Z">
              <w:rPr>
                <w:noProof/>
              </w:rPr>
            </w:rPrChange>
          </w:rPr>
          <w:instrText xml:space="preserve"> SEQ Figure \* ARABIC </w:instrText>
        </w:r>
        <w:r w:rsidRPr="009876D0">
          <w:rPr>
            <w:noProof/>
            <w:highlight w:val="yellow"/>
            <w:rPrChange w:id="1331" w:author="ADMIN" w:date="2021-03-15T16:09:00Z">
              <w:rPr>
                <w:noProof/>
              </w:rPr>
            </w:rPrChange>
          </w:rPr>
          <w:fldChar w:fldCharType="separate"/>
        </w:r>
      </w:ins>
      <w:ins w:id="1332" w:author="Heritiana" w:date="2021-03-19T16:17:00Z">
        <w:r w:rsidR="006048F2">
          <w:rPr>
            <w:noProof/>
            <w:highlight w:val="yellow"/>
          </w:rPr>
          <w:t>8</w:t>
        </w:r>
      </w:ins>
      <w:ins w:id="1333" w:author="ADMIN" w:date="2021-03-15T15:02:00Z">
        <w:r w:rsidRPr="009876D0">
          <w:rPr>
            <w:noProof/>
            <w:highlight w:val="yellow"/>
            <w:rPrChange w:id="1334" w:author="ADMIN" w:date="2021-03-15T16:09:00Z">
              <w:rPr>
                <w:noProof/>
              </w:rPr>
            </w:rPrChange>
          </w:rPr>
          <w:fldChar w:fldCharType="end"/>
        </w:r>
        <w:r w:rsidRPr="009876D0">
          <w:rPr>
            <w:highlight w:val="yellow"/>
            <w:rPrChange w:id="1335" w:author="ADMIN" w:date="2021-03-15T16:09:00Z">
              <w:rPr/>
            </w:rPrChange>
          </w:rPr>
          <w:t>: Ajout d'un document dans un dossier d</w:t>
        </w:r>
      </w:ins>
      <w:ins w:id="1336" w:author="Heritiana" w:date="2021-03-19T16:16:00Z">
        <w:r w:rsidR="006048F2">
          <w:rPr>
            <w:highlight w:val="yellow"/>
          </w:rPr>
          <w:t>ans</w:t>
        </w:r>
      </w:ins>
      <w:ins w:id="1337" w:author="ADMIN" w:date="2021-03-15T15:02:00Z">
        <w:del w:id="1338" w:author="Heritiana" w:date="2021-03-19T16:16:00Z">
          <w:r w:rsidRPr="009876D0" w:rsidDel="006048F2">
            <w:rPr>
              <w:highlight w:val="yellow"/>
              <w:rPrChange w:id="1339" w:author="ADMIN" w:date="2021-03-15T16:09:00Z">
                <w:rPr/>
              </w:rPrChange>
            </w:rPr>
            <w:delText>e</w:delText>
          </w:r>
        </w:del>
        <w:r w:rsidRPr="009876D0">
          <w:rPr>
            <w:highlight w:val="yellow"/>
            <w:rPrChange w:id="1340" w:author="ADMIN" w:date="2021-03-15T16:09:00Z">
              <w:rPr/>
            </w:rPrChange>
          </w:rPr>
          <w:t xml:space="preserve"> la plateforme</w:t>
        </w:r>
        <w:bookmarkEnd w:id="1325"/>
        <w:bookmarkEnd w:id="1326"/>
      </w:ins>
    </w:p>
    <w:p w14:paraId="63EAC3D6" w14:textId="77777777" w:rsidR="00600137" w:rsidRDefault="00600137" w:rsidP="00600137">
      <w:pPr>
        <w:rPr>
          <w:ins w:id="1341" w:author="ADMIN" w:date="2021-03-15T15:02:00Z"/>
        </w:rPr>
      </w:pPr>
    </w:p>
    <w:p w14:paraId="4067DCF5" w14:textId="77777777" w:rsidR="00600137" w:rsidRDefault="00600137" w:rsidP="00600137">
      <w:pPr>
        <w:rPr>
          <w:ins w:id="1342" w:author="ADMIN" w:date="2021-03-15T15:02:00Z"/>
        </w:rPr>
      </w:pPr>
    </w:p>
    <w:p w14:paraId="3A489BEA" w14:textId="77777777" w:rsidR="00600137" w:rsidRPr="00F67DF3" w:rsidRDefault="00600137">
      <w:pPr>
        <w:rPr>
          <w:ins w:id="1343" w:author="ADMIN" w:date="2021-03-15T14:46:00Z"/>
          <w:highlight w:val="yellow"/>
        </w:rPr>
        <w:pPrChange w:id="1344" w:author="ADMIN" w:date="2021-03-15T15:02:00Z">
          <w:pPr>
            <w:pStyle w:val="Titre4"/>
          </w:pPr>
        </w:pPrChange>
      </w:pPr>
    </w:p>
    <w:p w14:paraId="5838A706" w14:textId="77777777" w:rsidR="00BE296E" w:rsidRDefault="00BE296E">
      <w:pPr>
        <w:spacing w:after="160" w:line="259" w:lineRule="auto"/>
        <w:ind w:left="0" w:firstLine="0"/>
        <w:jc w:val="left"/>
        <w:rPr>
          <w:ins w:id="1345" w:author="ADMIN" w:date="2021-03-15T15:11:00Z"/>
          <w:sz w:val="32"/>
          <w:highlight w:val="yellow"/>
        </w:rPr>
      </w:pPr>
      <w:ins w:id="1346" w:author="ADMIN" w:date="2021-03-15T15:11:00Z">
        <w:r>
          <w:rPr>
            <w:sz w:val="32"/>
            <w:highlight w:val="yellow"/>
          </w:rPr>
          <w:br w:type="page"/>
        </w:r>
      </w:ins>
    </w:p>
    <w:p w14:paraId="7101E068" w14:textId="7F05D73E" w:rsidR="005842CE" w:rsidRPr="00EF3D0E" w:rsidRDefault="000D1D08">
      <w:pPr>
        <w:rPr>
          <w:ins w:id="1347" w:author="Administrator" w:date="2021-03-09T21:09:00Z"/>
          <w:highlight w:val="yellow"/>
        </w:rPr>
        <w:pPrChange w:id="1348" w:author="Administrator" w:date="2021-03-09T21:10:00Z">
          <w:pPr>
            <w:pStyle w:val="Titre5"/>
            <w:spacing w:line="480" w:lineRule="auto"/>
          </w:pPr>
        </w:pPrChange>
      </w:pPr>
      <w:commentRangeStart w:id="1349"/>
      <w:ins w:id="1350" w:author="Administrator" w:date="2021-03-09T20:58:00Z">
        <w:r w:rsidRPr="00EF3D0E">
          <w:rPr>
            <w:highlight w:val="yellow"/>
          </w:rPr>
          <w:lastRenderedPageBreak/>
          <w:t xml:space="preserve">Le profil ARSM </w:t>
        </w:r>
      </w:ins>
      <w:ins w:id="1351" w:author="Administrator" w:date="2021-03-19T12:42:00Z">
        <w:r w:rsidR="00117E46">
          <w:rPr>
            <w:highlight w:val="yellow"/>
          </w:rPr>
          <w:t xml:space="preserve">doit choisir le type de document qu’il veut </w:t>
        </w:r>
      </w:ins>
      <w:ins w:id="1352" w:author="Administrator" w:date="2021-03-19T12:43:00Z">
        <w:r w:rsidR="00117E46">
          <w:rPr>
            <w:highlight w:val="yellow"/>
          </w:rPr>
          <w:t>ajouter dans la plateforme parmi</w:t>
        </w:r>
      </w:ins>
      <w:ins w:id="1353" w:author="Administrator" w:date="2021-03-09T20:58:00Z">
        <w:r w:rsidRPr="00EF3D0E">
          <w:rPr>
            <w:highlight w:val="yellow"/>
          </w:rPr>
          <w:t xml:space="preserve"> </w:t>
        </w:r>
      </w:ins>
      <w:ins w:id="1354" w:author="Administrator" w:date="2021-03-19T12:43:00Z">
        <w:r w:rsidR="00117E46">
          <w:rPr>
            <w:highlight w:val="yellow"/>
          </w:rPr>
          <w:t>les</w:t>
        </w:r>
      </w:ins>
      <w:ins w:id="1355" w:author="Administrator" w:date="2021-03-09T20:58:00Z">
        <w:r w:rsidRPr="00EF3D0E">
          <w:rPr>
            <w:highlight w:val="yellow"/>
          </w:rPr>
          <w:t xml:space="preserve"> types de documents </w:t>
        </w:r>
      </w:ins>
      <w:ins w:id="1356" w:author="Administrator" w:date="2021-03-09T21:05:00Z">
        <w:r w:rsidR="000F304B" w:rsidRPr="00376C21">
          <w:rPr>
            <w:highlight w:val="yellow"/>
          </w:rPr>
          <w:t>suivants</w:t>
        </w:r>
      </w:ins>
      <w:ins w:id="1357" w:author="Administrator" w:date="2021-03-09T20:58:00Z">
        <w:r w:rsidRPr="00376C21">
          <w:rPr>
            <w:highlight w:val="yellow"/>
          </w:rPr>
          <w:t> :</w:t>
        </w:r>
        <w:commentRangeEnd w:id="1349"/>
        <w:r w:rsidRPr="00EF3D0E">
          <w:rPr>
            <w:rStyle w:val="Marquedecommentaire"/>
            <w:highlight w:val="yellow"/>
            <w:rPrChange w:id="1358" w:author="Administrator" w:date="2021-03-10T17:18:00Z">
              <w:rPr>
                <w:rStyle w:val="Marquedecommentaire"/>
                <w:b w:val="0"/>
              </w:rPr>
            </w:rPrChange>
          </w:rPr>
          <w:commentReference w:id="1349"/>
        </w:r>
      </w:ins>
    </w:p>
    <w:p w14:paraId="5F5F80EA" w14:textId="238788DA" w:rsidR="005842CE" w:rsidRPr="00F67DF3" w:rsidRDefault="005842CE">
      <w:pPr>
        <w:pStyle w:val="Paragraphedeliste"/>
        <w:numPr>
          <w:ilvl w:val="0"/>
          <w:numId w:val="47"/>
        </w:numPr>
        <w:rPr>
          <w:ins w:id="1359" w:author="Administrator" w:date="2021-03-09T21:11:00Z"/>
          <w:highlight w:val="yellow"/>
        </w:rPr>
        <w:pPrChange w:id="1360" w:author="ADMIN" w:date="2021-03-15T15:10:00Z">
          <w:pPr>
            <w:pStyle w:val="Titre5"/>
            <w:spacing w:line="480" w:lineRule="auto"/>
          </w:pPr>
        </w:pPrChange>
      </w:pPr>
      <w:ins w:id="1361" w:author="Administrator" w:date="2021-03-09T21:10:00Z">
        <w:r w:rsidRPr="00C11C63">
          <w:rPr>
            <w:highlight w:val="yellow"/>
            <w:u w:val="single"/>
            <w:rPrChange w:id="1362" w:author="ADMIN" w:date="2021-03-15T15:26:00Z">
              <w:rPr>
                <w:highlight w:val="yellow"/>
              </w:rPr>
            </w:rPrChange>
          </w:rPr>
          <w:t>Les types de rapports</w:t>
        </w:r>
      </w:ins>
      <w:ins w:id="1363" w:author="Administrator" w:date="2021-03-09T21:11:00Z">
        <w:r w:rsidRPr="00C11C63">
          <w:rPr>
            <w:highlight w:val="yellow"/>
            <w:u w:val="single"/>
            <w:rPrChange w:id="1364" w:author="ADMIN" w:date="2021-03-15T15:26:00Z">
              <w:rPr>
                <w:highlight w:val="yellow"/>
              </w:rPr>
            </w:rPrChange>
          </w:rPr>
          <w:t xml:space="preserve"> devant être  envoyés par les SFD :</w:t>
        </w:r>
      </w:ins>
    </w:p>
    <w:p w14:paraId="2199D13D" w14:textId="25B2724D" w:rsidR="005842CE" w:rsidRPr="006227B8" w:rsidRDefault="005842CE">
      <w:pPr>
        <w:ind w:firstLine="350"/>
        <w:rPr>
          <w:ins w:id="1365" w:author="Administrator" w:date="2021-03-09T21:10:00Z"/>
          <w:highlight w:val="yellow"/>
        </w:rPr>
        <w:pPrChange w:id="1366" w:author="Heritiana" w:date="2021-03-12T15:54:00Z">
          <w:pPr>
            <w:pStyle w:val="Titre5"/>
            <w:spacing w:line="480" w:lineRule="auto"/>
          </w:pPr>
        </w:pPrChange>
      </w:pPr>
      <w:ins w:id="1367" w:author="Administrator" w:date="2021-03-09T21:11:00Z">
        <w:r w:rsidRPr="00376C21">
          <w:rPr>
            <w:highlight w:val="yellow"/>
          </w:rPr>
          <w:t xml:space="preserve">Il s’agit des rapports mensuels, trimestriels et annuels que les SFD doivent envoyer. Ces types de rapports sont </w:t>
        </w:r>
        <w:r w:rsidRPr="006227B8">
          <w:rPr>
            <w:highlight w:val="yellow"/>
          </w:rPr>
          <w:t xml:space="preserve">encore affichés </w:t>
        </w:r>
      </w:ins>
      <w:ins w:id="1368" w:author="Administrator" w:date="2021-03-10T07:13:00Z">
        <w:r w:rsidR="00E21DB6" w:rsidRPr="006227B8">
          <w:rPr>
            <w:highlight w:val="yellow"/>
          </w:rPr>
          <w:t xml:space="preserve">dans le profil ARSM car il se pourrait à un certain moment que ce soit l’ARSM qui </w:t>
        </w:r>
      </w:ins>
      <w:ins w:id="1369" w:author="Administrator" w:date="2021-03-10T07:14:00Z">
        <w:r w:rsidR="00E21DB6" w:rsidRPr="006227B8">
          <w:rPr>
            <w:highlight w:val="yellow"/>
          </w:rPr>
          <w:t>intègre</w:t>
        </w:r>
      </w:ins>
      <w:ins w:id="1370" w:author="Administrator" w:date="2021-03-10T07:13:00Z">
        <w:r w:rsidR="00E21DB6" w:rsidRPr="00426B55">
          <w:rPr>
            <w:highlight w:val="yellow"/>
          </w:rPr>
          <w:t xml:space="preserve"> les rapports des SFD dans la plateforme faute de </w:t>
        </w:r>
      </w:ins>
      <w:ins w:id="1371" w:author="Administrator" w:date="2021-03-10T07:15:00Z">
        <w:r w:rsidR="00E21DB6" w:rsidRPr="00426B55">
          <w:rPr>
            <w:highlight w:val="yellow"/>
          </w:rPr>
          <w:t xml:space="preserve">moyens technique (ex connexion) </w:t>
        </w:r>
      </w:ins>
      <w:ins w:id="1372" w:author="Administrator" w:date="2021-03-10T07:13:00Z">
        <w:r w:rsidR="00E21DB6" w:rsidRPr="00095D0A">
          <w:rPr>
            <w:highlight w:val="yellow"/>
          </w:rPr>
          <w:t>des SFD à le faire.</w:t>
        </w:r>
      </w:ins>
    </w:p>
    <w:p w14:paraId="5A4EEEF9" w14:textId="6DE18AD7" w:rsidR="000D1D08" w:rsidRPr="00F67DF3" w:rsidRDefault="000D1D08">
      <w:pPr>
        <w:pStyle w:val="Paragraphedeliste"/>
        <w:numPr>
          <w:ilvl w:val="0"/>
          <w:numId w:val="47"/>
        </w:numPr>
        <w:rPr>
          <w:ins w:id="1373" w:author="Administrator" w:date="2021-03-09T20:58:00Z"/>
          <w:highlight w:val="yellow"/>
        </w:rPr>
        <w:pPrChange w:id="1374" w:author="ADMIN" w:date="2021-03-15T15:10:00Z">
          <w:pPr>
            <w:pStyle w:val="Titre5"/>
            <w:spacing w:line="480" w:lineRule="auto"/>
          </w:pPr>
        </w:pPrChange>
      </w:pPr>
      <w:ins w:id="1375" w:author="Administrator" w:date="2021-03-09T20:58:00Z">
        <w:r w:rsidRPr="00C11C63">
          <w:rPr>
            <w:highlight w:val="yellow"/>
            <w:u w:val="single"/>
            <w:rPrChange w:id="1376" w:author="ADMIN" w:date="2021-03-15T15:26:00Z">
              <w:rPr>
                <w:highlight w:val="yellow"/>
              </w:rPr>
            </w:rPrChange>
          </w:rPr>
          <w:t>Lettre d’accompagnement</w:t>
        </w:r>
      </w:ins>
      <w:ins w:id="1377" w:author="Administrator" w:date="2021-03-09T21:03:00Z">
        <w:r w:rsidRPr="00C11C63">
          <w:rPr>
            <w:highlight w:val="yellow"/>
            <w:u w:val="single"/>
            <w:rPrChange w:id="1378" w:author="ADMIN" w:date="2021-03-15T15:26:00Z">
              <w:rPr>
                <w:highlight w:val="yellow"/>
              </w:rPr>
            </w:rPrChange>
          </w:rPr>
          <w:t xml:space="preserve"> : </w:t>
        </w:r>
      </w:ins>
    </w:p>
    <w:p w14:paraId="2132B727" w14:textId="3FEB4E12" w:rsidR="000D1D08" w:rsidRPr="00EF3D0E" w:rsidRDefault="000D1D08">
      <w:pPr>
        <w:spacing w:line="360" w:lineRule="auto"/>
        <w:ind w:left="35" w:firstLine="360"/>
        <w:rPr>
          <w:ins w:id="1379" w:author="Administrator" w:date="2021-03-09T20:58:00Z"/>
          <w:highlight w:val="yellow"/>
          <w:rPrChange w:id="1380" w:author="Administrator" w:date="2021-03-10T17:18:00Z">
            <w:rPr>
              <w:ins w:id="1381" w:author="Administrator" w:date="2021-03-09T20:58:00Z"/>
            </w:rPr>
          </w:rPrChange>
        </w:rPr>
        <w:pPrChange w:id="1382" w:author="Heritiana" w:date="2021-03-12T15:54:00Z">
          <w:pPr>
            <w:spacing w:line="360" w:lineRule="auto"/>
            <w:ind w:left="708" w:firstLine="0"/>
          </w:pPr>
        </w:pPrChange>
      </w:pPr>
      <w:ins w:id="1383" w:author="Administrator" w:date="2021-03-09T20:59:00Z">
        <w:r w:rsidRPr="00EF3D0E">
          <w:rPr>
            <w:highlight w:val="yellow"/>
            <w:rPrChange w:id="1384" w:author="Administrator" w:date="2021-03-10T17:18:00Z">
              <w:rPr/>
            </w:rPrChange>
          </w:rPr>
          <w:t>Ce sont les l</w:t>
        </w:r>
      </w:ins>
      <w:ins w:id="1385" w:author="Administrator" w:date="2021-03-09T20:58:00Z">
        <w:r w:rsidRPr="00EF3D0E">
          <w:rPr>
            <w:highlight w:val="yellow"/>
            <w:rPrChange w:id="1386" w:author="Administrator" w:date="2021-03-10T17:18:00Z">
              <w:rPr/>
            </w:rPrChange>
          </w:rPr>
          <w:t>ettre</w:t>
        </w:r>
      </w:ins>
      <w:ins w:id="1387" w:author="Administrator" w:date="2021-03-09T21:00:00Z">
        <w:r w:rsidRPr="00EF3D0E">
          <w:rPr>
            <w:highlight w:val="yellow"/>
            <w:rPrChange w:id="1388" w:author="Administrator" w:date="2021-03-10T17:18:00Z">
              <w:rPr/>
            </w:rPrChange>
          </w:rPr>
          <w:t>s</w:t>
        </w:r>
      </w:ins>
      <w:ins w:id="1389" w:author="Administrator" w:date="2021-03-09T20:58:00Z">
        <w:r w:rsidRPr="00EF3D0E">
          <w:rPr>
            <w:highlight w:val="yellow"/>
            <w:rPrChange w:id="1390" w:author="Administrator" w:date="2021-03-10T17:18:00Z">
              <w:rPr/>
            </w:rPrChange>
          </w:rPr>
          <w:t xml:space="preserve"> de recommandation envoyée ponctuellement selon les anomalies constatées au niveau du SFD. Généralement les documents de ce type seront à mettre dans le répertoire du SFD concerné.</w:t>
        </w:r>
      </w:ins>
    </w:p>
    <w:p w14:paraId="31A90DD7" w14:textId="77777777" w:rsidR="000D1D08" w:rsidRPr="00F67DF3" w:rsidRDefault="000D1D08">
      <w:pPr>
        <w:pStyle w:val="Paragraphedeliste"/>
        <w:numPr>
          <w:ilvl w:val="0"/>
          <w:numId w:val="47"/>
        </w:numPr>
        <w:rPr>
          <w:ins w:id="1391" w:author="Administrator" w:date="2021-03-09T20:58:00Z"/>
          <w:highlight w:val="yellow"/>
        </w:rPr>
        <w:pPrChange w:id="1392" w:author="ADMIN" w:date="2021-03-15T15:10:00Z">
          <w:pPr>
            <w:pStyle w:val="Titre5"/>
            <w:spacing w:line="480" w:lineRule="auto"/>
          </w:pPr>
        </w:pPrChange>
      </w:pPr>
      <w:ins w:id="1393" w:author="Administrator" w:date="2021-03-09T20:58:00Z">
        <w:r w:rsidRPr="00C11C63">
          <w:rPr>
            <w:highlight w:val="yellow"/>
            <w:u w:val="single"/>
            <w:rPrChange w:id="1394" w:author="ADMIN" w:date="2021-03-15T15:26:00Z">
              <w:rPr>
                <w:highlight w:val="yellow"/>
              </w:rPr>
            </w:rPrChange>
          </w:rPr>
          <w:t xml:space="preserve">Etat de mise en œuvre des recommandations : </w:t>
        </w:r>
      </w:ins>
    </w:p>
    <w:p w14:paraId="3D84AD33" w14:textId="240C4264" w:rsidR="000D1D08" w:rsidRDefault="000D1D08">
      <w:pPr>
        <w:spacing w:line="360" w:lineRule="auto"/>
        <w:ind w:left="35" w:firstLine="360"/>
        <w:rPr>
          <w:ins w:id="1395" w:author="Heritiana" w:date="2021-03-12T16:39:00Z"/>
          <w:highlight w:val="yellow"/>
        </w:rPr>
        <w:pPrChange w:id="1396" w:author="Heritiana" w:date="2021-03-12T15:54:00Z">
          <w:pPr>
            <w:spacing w:line="480" w:lineRule="auto"/>
            <w:ind w:left="709" w:hanging="1"/>
          </w:pPr>
        </w:pPrChange>
      </w:pPr>
      <w:ins w:id="1397" w:author="Administrator" w:date="2021-03-09T21:00:00Z">
        <w:r w:rsidRPr="00376C21">
          <w:rPr>
            <w:highlight w:val="yellow"/>
          </w:rPr>
          <w:t xml:space="preserve">Ce sont </w:t>
        </w:r>
      </w:ins>
      <w:ins w:id="1398" w:author="Administrator" w:date="2021-03-09T21:01:00Z">
        <w:r w:rsidRPr="00376C21">
          <w:rPr>
            <w:highlight w:val="yellow"/>
          </w:rPr>
          <w:t>les</w:t>
        </w:r>
      </w:ins>
      <w:ins w:id="1399" w:author="Administrator" w:date="2021-03-09T20:58:00Z">
        <w:r w:rsidRPr="00376C21">
          <w:rPr>
            <w:highlight w:val="yellow"/>
          </w:rPr>
          <w:t xml:space="preserve"> recommandations de l’ARSM </w:t>
        </w:r>
      </w:ins>
      <w:ins w:id="1400" w:author="Administrator" w:date="2021-03-09T21:01:00Z">
        <w:r w:rsidRPr="00376C21">
          <w:rPr>
            <w:highlight w:val="yellow"/>
          </w:rPr>
          <w:t>pour les</w:t>
        </w:r>
      </w:ins>
      <w:ins w:id="1401" w:author="Administrator" w:date="2021-03-09T20:58:00Z">
        <w:r w:rsidRPr="00376C21">
          <w:rPr>
            <w:highlight w:val="yellow"/>
          </w:rPr>
          <w:t xml:space="preserve"> SFD</w:t>
        </w:r>
        <w:r w:rsidRPr="00EF3D0E">
          <w:rPr>
            <w:highlight w:val="yellow"/>
            <w:rPrChange w:id="1402" w:author="Administrator" w:date="2021-03-10T17:18:00Z">
              <w:rPr/>
            </w:rPrChange>
          </w:rPr>
          <w:t>. Généralement les documents de ce type seront à mettre dans le répertoire du SFD concerné.</w:t>
        </w:r>
      </w:ins>
    </w:p>
    <w:p w14:paraId="192AD5FD" w14:textId="1871A7A7" w:rsidR="00D660CC" w:rsidRPr="00C11C63" w:rsidDel="00D660CC" w:rsidRDefault="00D660CC">
      <w:pPr>
        <w:pStyle w:val="Paragraphedeliste"/>
        <w:numPr>
          <w:ilvl w:val="0"/>
          <w:numId w:val="47"/>
        </w:numPr>
        <w:rPr>
          <w:ins w:id="1403" w:author="Administrator" w:date="2021-03-09T21:00:00Z"/>
          <w:del w:id="1404" w:author="Heritiana" w:date="2021-03-12T16:39:00Z"/>
          <w:highlight w:val="yellow"/>
          <w:u w:val="single"/>
          <w:rPrChange w:id="1405" w:author="ADMIN" w:date="2021-03-15T15:27:00Z">
            <w:rPr>
              <w:ins w:id="1406" w:author="Administrator" w:date="2021-03-09T21:00:00Z"/>
              <w:del w:id="1407" w:author="Heritiana" w:date="2021-03-12T16:39:00Z"/>
            </w:rPr>
          </w:rPrChange>
        </w:rPr>
        <w:pPrChange w:id="1408" w:author="ADMIN" w:date="2021-03-15T15:10:00Z">
          <w:pPr>
            <w:spacing w:line="480" w:lineRule="auto"/>
            <w:ind w:left="709" w:hanging="1"/>
          </w:pPr>
        </w:pPrChange>
      </w:pPr>
    </w:p>
    <w:p w14:paraId="50B51EA1" w14:textId="77777777" w:rsidR="000D1D08" w:rsidRPr="00F67DF3" w:rsidRDefault="000D1D08">
      <w:pPr>
        <w:pStyle w:val="Paragraphedeliste"/>
        <w:numPr>
          <w:ilvl w:val="0"/>
          <w:numId w:val="47"/>
        </w:numPr>
        <w:rPr>
          <w:ins w:id="1409" w:author="Administrator" w:date="2021-03-09T21:00:00Z"/>
          <w:highlight w:val="yellow"/>
        </w:rPr>
        <w:pPrChange w:id="1410" w:author="ADMIN" w:date="2021-03-15T15:10:00Z">
          <w:pPr>
            <w:pStyle w:val="Titre5"/>
            <w:numPr>
              <w:numId w:val="15"/>
            </w:numPr>
            <w:spacing w:line="480" w:lineRule="auto"/>
            <w:ind w:left="755" w:hanging="360"/>
          </w:pPr>
        </w:pPrChange>
      </w:pPr>
      <w:ins w:id="1411" w:author="Administrator" w:date="2021-03-09T21:00:00Z">
        <w:r w:rsidRPr="00C11C63">
          <w:rPr>
            <w:highlight w:val="yellow"/>
            <w:u w:val="single"/>
            <w:rPrChange w:id="1412" w:author="ADMIN" w:date="2021-03-15T15:27:00Z">
              <w:rPr>
                <w:highlight w:val="yellow"/>
              </w:rPr>
            </w:rPrChange>
          </w:rPr>
          <w:t xml:space="preserve">Confidentiels : </w:t>
        </w:r>
      </w:ins>
    </w:p>
    <w:p w14:paraId="3D71CAED" w14:textId="77777777" w:rsidR="001E77AF" w:rsidRDefault="000D1D08">
      <w:pPr>
        <w:spacing w:after="160" w:line="259" w:lineRule="auto"/>
        <w:ind w:left="0" w:firstLine="395"/>
        <w:jc w:val="left"/>
        <w:rPr>
          <w:ins w:id="1413" w:author="Heritiana" w:date="2021-03-12T15:53:00Z"/>
          <w:highlight w:val="yellow"/>
        </w:rPr>
        <w:pPrChange w:id="1414" w:author="Heritiana" w:date="2021-03-12T15:54:00Z">
          <w:pPr>
            <w:pStyle w:val="Paragraphedeliste"/>
            <w:spacing w:line="480" w:lineRule="auto"/>
            <w:ind w:left="755" w:firstLine="0"/>
          </w:pPr>
        </w:pPrChange>
      </w:pPr>
      <w:ins w:id="1415" w:author="Administrator" w:date="2021-03-09T21:01:00Z">
        <w:r w:rsidRPr="00376C21">
          <w:rPr>
            <w:highlight w:val="yellow"/>
          </w:rPr>
          <w:t xml:space="preserve">Ce sont </w:t>
        </w:r>
      </w:ins>
      <w:ins w:id="1416" w:author="Administrator" w:date="2021-03-09T21:00:00Z">
        <w:r w:rsidRPr="00376C21">
          <w:rPr>
            <w:highlight w:val="yellow"/>
          </w:rPr>
          <w:t>les échanges destinés uniquement entre les membres de l’ARSM</w:t>
        </w:r>
      </w:ins>
      <w:ins w:id="1417" w:author="Administrator" w:date="2021-03-10T07:22:00Z">
        <w:r w:rsidR="00E21DB6" w:rsidRPr="00376C21">
          <w:rPr>
            <w:highlight w:val="yellow"/>
          </w:rPr>
          <w:t xml:space="preserve"> et avec restriction de droits d</w:t>
        </w:r>
      </w:ins>
      <w:ins w:id="1418" w:author="Administrator" w:date="2021-03-10T07:25:00Z">
        <w:r w:rsidR="00466EFB" w:rsidRPr="00EF3D0E">
          <w:rPr>
            <w:highlight w:val="yellow"/>
          </w:rPr>
          <w:t>e l</w:t>
        </w:r>
      </w:ins>
      <w:ins w:id="1419" w:author="Administrator" w:date="2021-03-10T07:22:00Z">
        <w:r w:rsidR="00E21DB6" w:rsidRPr="00EF3D0E">
          <w:rPr>
            <w:highlight w:val="yellow"/>
          </w:rPr>
          <w:t xml:space="preserve">’accès au document à un </w:t>
        </w:r>
      </w:ins>
      <w:ins w:id="1420" w:author="Administrator" w:date="2021-03-10T07:26:00Z">
        <w:r w:rsidR="00466EFB" w:rsidRPr="00EF3D0E">
          <w:rPr>
            <w:highlight w:val="yellow"/>
          </w:rPr>
          <w:t xml:space="preserve">(ou plusieurs) </w:t>
        </w:r>
      </w:ins>
      <w:ins w:id="1421" w:author="Administrator" w:date="2021-03-10T07:22:00Z">
        <w:r w:rsidR="00E21DB6" w:rsidRPr="00EF3D0E">
          <w:rPr>
            <w:highlight w:val="yellow"/>
          </w:rPr>
          <w:t>destinataire spécifique</w:t>
        </w:r>
      </w:ins>
      <w:ins w:id="1422" w:author="Administrator" w:date="2021-03-09T21:00:00Z">
        <w:r w:rsidRPr="00EF3D0E">
          <w:rPr>
            <w:highlight w:val="yellow"/>
          </w:rPr>
          <w:t xml:space="preserve">. </w:t>
        </w:r>
      </w:ins>
    </w:p>
    <w:p w14:paraId="4F64DD7B" w14:textId="5182ABDB" w:rsidR="000D1D08" w:rsidRDefault="00BD01A9">
      <w:pPr>
        <w:spacing w:after="160" w:line="259" w:lineRule="auto"/>
        <w:ind w:left="0" w:firstLine="395"/>
        <w:jc w:val="left"/>
        <w:rPr>
          <w:ins w:id="1423" w:author="Heritiana" w:date="2021-03-12T10:13:00Z"/>
          <w:b/>
          <w:highlight w:val="yellow"/>
        </w:rPr>
        <w:pPrChange w:id="1424" w:author="Heritiana" w:date="2021-03-12T15:54:00Z">
          <w:pPr>
            <w:pStyle w:val="Paragraphedeliste"/>
            <w:spacing w:line="480" w:lineRule="auto"/>
            <w:ind w:left="755" w:firstLine="0"/>
          </w:pPr>
        </w:pPrChange>
      </w:pPr>
      <w:ins w:id="1425" w:author="Administrator" w:date="2021-03-10T17:15:00Z">
        <w:r w:rsidRPr="00EF3D0E">
          <w:rPr>
            <w:highlight w:val="yellow"/>
          </w:rPr>
          <w:t xml:space="preserve">Pour le </w:t>
        </w:r>
      </w:ins>
      <w:ins w:id="1426" w:author="Administrator" w:date="2021-03-10T17:13:00Z">
        <w:r w:rsidRPr="00EF3D0E">
          <w:rPr>
            <w:highlight w:val="yellow"/>
          </w:rPr>
          <w:t xml:space="preserve">type « Confidentiel », seuls l’expéditeur et le(s) destinataire(s) peuvent voir le document envoyé. </w:t>
        </w:r>
      </w:ins>
      <w:ins w:id="1427" w:author="Administrator" w:date="2021-03-10T17:11:00Z">
        <w:r w:rsidR="00713D34" w:rsidRPr="00EF3D0E">
          <w:rPr>
            <w:b/>
            <w:highlight w:val="yellow"/>
            <w:rPrChange w:id="1428" w:author="Administrator" w:date="2021-03-10T17:18:00Z">
              <w:rPr>
                <w:highlight w:val="yellow"/>
              </w:rPr>
            </w:rPrChange>
          </w:rPr>
          <w:t>Il est strictement nécessaire lors de l’</w:t>
        </w:r>
        <w:r w:rsidRPr="00EF3D0E">
          <w:rPr>
            <w:b/>
            <w:highlight w:val="yellow"/>
          </w:rPr>
          <w:t>utilisation du</w:t>
        </w:r>
        <w:r w:rsidR="00713D34" w:rsidRPr="00EF3D0E">
          <w:rPr>
            <w:b/>
            <w:highlight w:val="yellow"/>
            <w:rPrChange w:id="1429" w:author="Administrator" w:date="2021-03-10T17:18:00Z">
              <w:rPr>
                <w:highlight w:val="yellow"/>
              </w:rPr>
            </w:rPrChange>
          </w:rPr>
          <w:t xml:space="preserve"> type </w:t>
        </w:r>
      </w:ins>
      <w:ins w:id="1430" w:author="Administrator" w:date="2021-03-10T17:16:00Z">
        <w:r w:rsidRPr="00EF3D0E">
          <w:rPr>
            <w:b/>
            <w:highlight w:val="yellow"/>
          </w:rPr>
          <w:t>« </w:t>
        </w:r>
        <w:r w:rsidRPr="00376C21">
          <w:rPr>
            <w:b/>
            <w:highlight w:val="yellow"/>
          </w:rPr>
          <w:t xml:space="preserve">confidentiel » </w:t>
        </w:r>
      </w:ins>
      <w:ins w:id="1431" w:author="Administrator" w:date="2021-03-10T17:11:00Z">
        <w:r w:rsidR="00713D34" w:rsidRPr="00EF3D0E">
          <w:rPr>
            <w:b/>
            <w:highlight w:val="yellow"/>
            <w:rPrChange w:id="1432" w:author="Administrator" w:date="2021-03-10T17:18:00Z">
              <w:rPr>
                <w:highlight w:val="yellow"/>
              </w:rPr>
            </w:rPrChange>
          </w:rPr>
          <w:t>de placer les documents dans des répertoires dédiés aux utilisateurs de l’ARSM.</w:t>
        </w:r>
      </w:ins>
    </w:p>
    <w:p w14:paraId="501014B8" w14:textId="77777777" w:rsidR="003C08DB" w:rsidRPr="00545F43" w:rsidRDefault="003C08DB">
      <w:pPr>
        <w:rPr>
          <w:ins w:id="1433" w:author="Administrator" w:date="2021-03-09T21:00:00Z"/>
          <w:highlight w:val="yellow"/>
        </w:rPr>
        <w:pPrChange w:id="1434" w:author="Heritiana" w:date="2021-03-12T15:55:00Z">
          <w:pPr>
            <w:pStyle w:val="Paragraphedeliste"/>
            <w:spacing w:line="480" w:lineRule="auto"/>
            <w:ind w:left="755" w:firstLine="0"/>
          </w:pPr>
        </w:pPrChange>
      </w:pPr>
    </w:p>
    <w:p w14:paraId="685846DA" w14:textId="77777777" w:rsidR="00095D0A" w:rsidRPr="00F67DF3" w:rsidRDefault="00095D0A">
      <w:pPr>
        <w:pStyle w:val="Paragraphedeliste"/>
        <w:numPr>
          <w:ilvl w:val="0"/>
          <w:numId w:val="47"/>
        </w:numPr>
        <w:rPr>
          <w:highlight w:val="yellow"/>
        </w:rPr>
        <w:pPrChange w:id="1435" w:author="ADMIN" w:date="2021-03-15T15:10:00Z">
          <w:pPr>
            <w:pStyle w:val="Titre5"/>
            <w:numPr>
              <w:numId w:val="15"/>
            </w:numPr>
            <w:spacing w:line="480" w:lineRule="auto"/>
            <w:ind w:left="755" w:hanging="360"/>
          </w:pPr>
        </w:pPrChange>
      </w:pPr>
      <w:moveToRangeStart w:id="1436" w:author="Administrator" w:date="2021-03-13T08:16:00Z" w:name="move66459610"/>
      <w:commentRangeStart w:id="1437"/>
      <w:moveTo w:id="1438" w:author="Administrator" w:date="2021-03-13T08:16:00Z">
        <w:r w:rsidRPr="00C11C63">
          <w:rPr>
            <w:highlight w:val="yellow"/>
            <w:u w:val="single"/>
            <w:rPrChange w:id="1439" w:author="ADMIN" w:date="2021-03-15T15:27:00Z">
              <w:rPr>
                <w:highlight w:val="yellow"/>
              </w:rPr>
            </w:rPrChange>
          </w:rPr>
          <w:t>Autres</w:t>
        </w:r>
      </w:moveTo>
      <w:commentRangeEnd w:id="1437"/>
      <w:r w:rsidR="00F55687" w:rsidRPr="00C11C63">
        <w:rPr>
          <w:highlight w:val="yellow"/>
          <w:rPrChange w:id="1440" w:author="ADMIN" w:date="2021-03-15T15:27:00Z">
            <w:rPr>
              <w:rStyle w:val="Marquedecommentaire"/>
              <w:b w:val="0"/>
            </w:rPr>
          </w:rPrChange>
        </w:rPr>
        <w:commentReference w:id="1437"/>
      </w:r>
      <w:moveTo w:id="1441" w:author="Administrator" w:date="2021-03-13T08:16:00Z">
        <w:r w:rsidRPr="00C11C63">
          <w:rPr>
            <w:highlight w:val="yellow"/>
            <w:u w:val="single"/>
            <w:rPrChange w:id="1442" w:author="ADMIN" w:date="2021-03-15T15:27:00Z">
              <w:rPr>
                <w:highlight w:val="yellow"/>
              </w:rPr>
            </w:rPrChange>
          </w:rPr>
          <w:t xml:space="preserve"> : </w:t>
        </w:r>
      </w:moveTo>
    </w:p>
    <w:p w14:paraId="1DA310B5" w14:textId="77777777" w:rsidR="00095D0A" w:rsidRPr="00EF3D0E" w:rsidDel="00613BC1" w:rsidRDefault="00095D0A" w:rsidP="00095D0A">
      <w:pPr>
        <w:spacing w:line="360" w:lineRule="auto"/>
        <w:ind w:left="35" w:firstLine="0"/>
        <w:rPr>
          <w:del w:id="1443" w:author="ADMIN" w:date="2021-03-15T15:50:00Z"/>
          <w:highlight w:val="yellow"/>
        </w:rPr>
      </w:pPr>
      <w:moveTo w:id="1444" w:author="Administrator" w:date="2021-03-13T08:16:00Z">
        <w:r w:rsidRPr="00376C21">
          <w:rPr>
            <w:highlight w:val="yellow"/>
          </w:rPr>
          <w:t>Ce sont tout autre type document n’ayant pas de rapport avec les autres types évoqués</w:t>
        </w:r>
        <w:r>
          <w:rPr>
            <w:highlight w:val="yellow"/>
          </w:rPr>
          <w:t xml:space="preserve"> plus haut</w:t>
        </w:r>
        <w:r w:rsidRPr="00376C21">
          <w:rPr>
            <w:highlight w:val="yellow"/>
          </w:rPr>
          <w:t xml:space="preserve">. Les documents de ce type seront à </w:t>
        </w:r>
        <w:r w:rsidRPr="00EF3D0E">
          <w:rPr>
            <w:highlight w:val="yellow"/>
          </w:rPr>
          <w:t>mettre dans des répertoires spécifiques selon les besoins. Par exemple, les documents de rapports d’activité de chaque département ou les informations sur les activités de chaque département seront à mettre dans les répertoires des départements. Les communiqués envoyés par l’ARSM à destination des SFD par contre seront à mettre dans un répertoire visible à tous les SFD. Les documents échangés entre les SFD et l’ARSM qui sont d’autres types que ceux cités ci-dessus seront aussi de type « Autres ».</w:t>
        </w:r>
      </w:moveTo>
    </w:p>
    <w:p w14:paraId="25F54AEE" w14:textId="0CCA64C5" w:rsidR="000D1D08" w:rsidRPr="00376C21" w:rsidDel="00613BC1" w:rsidRDefault="000D1D08">
      <w:pPr>
        <w:pStyle w:val="Titre5"/>
        <w:spacing w:line="480" w:lineRule="auto"/>
        <w:rPr>
          <w:ins w:id="1445" w:author="Administrator" w:date="2021-03-09T20:58:00Z"/>
          <w:del w:id="1446" w:author="ADMIN" w:date="2021-03-15T15:50:00Z"/>
          <w:highlight w:val="yellow"/>
        </w:rPr>
      </w:pPr>
      <w:moveFromRangeStart w:id="1447" w:author="Administrator" w:date="2021-03-13T08:16:00Z" w:name="move66459610"/>
      <w:moveToRangeEnd w:id="1436"/>
      <w:moveFrom w:id="1448" w:author="Administrator" w:date="2021-03-13T08:16:00Z">
        <w:ins w:id="1449" w:author="Administrator" w:date="2021-03-09T20:58:00Z">
          <w:del w:id="1450" w:author="ADMIN" w:date="2021-03-15T15:50:00Z">
            <w:r w:rsidRPr="00EF3D0E" w:rsidDel="00613BC1">
              <w:rPr>
                <w:highlight w:val="yellow"/>
              </w:rPr>
              <w:delText>Autres</w:delText>
            </w:r>
            <w:r w:rsidRPr="00376C21" w:rsidDel="00613BC1">
              <w:rPr>
                <w:highlight w:val="yellow"/>
              </w:rPr>
              <w:delText xml:space="preserve"> : </w:delText>
            </w:r>
          </w:del>
        </w:ins>
      </w:moveFrom>
    </w:p>
    <w:p w14:paraId="4E48584A" w14:textId="619B2D6F" w:rsidR="000D1D08" w:rsidRPr="00EF3D0E" w:rsidDel="00D660CC" w:rsidRDefault="00E21DB6">
      <w:pPr>
        <w:spacing w:line="360" w:lineRule="auto"/>
        <w:ind w:left="35" w:firstLine="0"/>
        <w:rPr>
          <w:ins w:id="1451" w:author="Administrator" w:date="2021-03-09T21:06:00Z"/>
          <w:highlight w:val="yellow"/>
        </w:rPr>
        <w:pPrChange w:id="1452" w:author="ADMIN" w:date="2021-03-15T15:50:00Z">
          <w:pPr>
            <w:pStyle w:val="Paragraphedeliste"/>
            <w:spacing w:line="480" w:lineRule="auto"/>
            <w:ind w:left="755" w:firstLine="0"/>
          </w:pPr>
        </w:pPrChange>
      </w:pPr>
      <w:moveFrom w:id="1453" w:author="Administrator" w:date="2021-03-13T08:16:00Z">
        <w:ins w:id="1454" w:author="Administrator" w:date="2021-03-10T07:17:00Z">
          <w:r w:rsidRPr="00376C21" w:rsidDel="00D660CC">
            <w:rPr>
              <w:highlight w:val="yellow"/>
            </w:rPr>
            <w:t xml:space="preserve">Ce sont </w:t>
          </w:r>
        </w:ins>
        <w:ins w:id="1455" w:author="Administrator" w:date="2021-03-09T20:58:00Z">
          <w:r w:rsidR="000D1D08" w:rsidRPr="00376C21" w:rsidDel="00D660CC">
            <w:rPr>
              <w:highlight w:val="yellow"/>
            </w:rPr>
            <w:t>tout autre type document n’ayant pas de rapport avec les autres types évoqués</w:t>
          </w:r>
        </w:ins>
        <w:ins w:id="1456" w:author="Administrator" w:date="2021-03-10T17:19:00Z">
          <w:r w:rsidR="00376C21" w:rsidDel="00D660CC">
            <w:rPr>
              <w:highlight w:val="yellow"/>
            </w:rPr>
            <w:t xml:space="preserve"> plus haut</w:t>
          </w:r>
        </w:ins>
        <w:ins w:id="1457" w:author="Administrator" w:date="2021-03-09T20:58:00Z">
          <w:r w:rsidR="000D1D08" w:rsidRPr="00376C21" w:rsidDel="00D660CC">
            <w:rPr>
              <w:highlight w:val="yellow"/>
            </w:rPr>
            <w:t xml:space="preserve">. Les documents de ce type seront à </w:t>
          </w:r>
          <w:r w:rsidR="000D1D08" w:rsidRPr="00EF3D0E" w:rsidDel="00D660CC">
            <w:rPr>
              <w:highlight w:val="yellow"/>
            </w:rPr>
            <w:t>mettre dans des répertoires spécifiques selon les besoins. Par exemple, les documents de rapports d’activité de chaque département ou les informations sur les activités de chaque dép</w:t>
          </w:r>
          <w:r w:rsidR="004C416D" w:rsidRPr="00EF3D0E" w:rsidDel="00D660CC">
            <w:rPr>
              <w:highlight w:val="yellow"/>
            </w:rPr>
            <w:t>artement seront à mettre dans les</w:t>
          </w:r>
          <w:r w:rsidR="000D1D08" w:rsidRPr="00EF3D0E" w:rsidDel="00D660CC">
            <w:rPr>
              <w:highlight w:val="yellow"/>
            </w:rPr>
            <w:t xml:space="preserve"> répertoire</w:t>
          </w:r>
        </w:ins>
        <w:ins w:id="1458" w:author="Administrator" w:date="2021-03-10T07:29:00Z">
          <w:r w:rsidR="004C416D" w:rsidRPr="00EF3D0E" w:rsidDel="00D660CC">
            <w:rPr>
              <w:highlight w:val="yellow"/>
            </w:rPr>
            <w:t>s</w:t>
          </w:r>
        </w:ins>
        <w:ins w:id="1459" w:author="Administrator" w:date="2021-03-09T20:58:00Z">
          <w:r w:rsidR="000D1D08" w:rsidRPr="00EF3D0E" w:rsidDel="00D660CC">
            <w:rPr>
              <w:highlight w:val="yellow"/>
            </w:rPr>
            <w:t xml:space="preserve"> des départements. Les communiqués envoyés par l’ARSM à destination des SFD par contre seront à mettre dans un répertoire visible à tous les SFD.</w:t>
          </w:r>
        </w:ins>
        <w:ins w:id="1460" w:author="Administrator" w:date="2021-03-10T07:29:00Z">
          <w:r w:rsidR="004C416D" w:rsidRPr="00EF3D0E" w:rsidDel="00D660CC">
            <w:rPr>
              <w:highlight w:val="yellow"/>
            </w:rPr>
            <w:t xml:space="preserve"> Les documents échangés entre les SFD et l</w:t>
          </w:r>
        </w:ins>
        <w:ins w:id="1461" w:author="Administrator" w:date="2021-03-10T07:30:00Z">
          <w:r w:rsidR="004C416D" w:rsidRPr="00EF3D0E" w:rsidDel="00D660CC">
            <w:rPr>
              <w:highlight w:val="yellow"/>
            </w:rPr>
            <w:t xml:space="preserve">’ARSM qui sont </w:t>
          </w:r>
        </w:ins>
        <w:ins w:id="1462" w:author="Administrator" w:date="2021-03-10T17:20:00Z">
          <w:r w:rsidR="00546717" w:rsidRPr="00EF3D0E" w:rsidDel="00D660CC">
            <w:rPr>
              <w:highlight w:val="yellow"/>
            </w:rPr>
            <w:t>d’autres</w:t>
          </w:r>
        </w:ins>
        <w:ins w:id="1463" w:author="Administrator" w:date="2021-03-10T07:30:00Z">
          <w:r w:rsidR="004C416D" w:rsidRPr="00EF3D0E" w:rsidDel="00D660CC">
            <w:rPr>
              <w:highlight w:val="yellow"/>
            </w:rPr>
            <w:t xml:space="preserve"> types que ceux cités ci-dessus seront aussi de type « Autres ».</w:t>
          </w:r>
        </w:ins>
      </w:moveFrom>
    </w:p>
    <w:moveFromRangeEnd w:id="1447"/>
    <w:p w14:paraId="7DB21EC5" w14:textId="77777777" w:rsidR="001300C7" w:rsidRDefault="001300C7">
      <w:pPr>
        <w:spacing w:after="160" w:line="259" w:lineRule="auto"/>
        <w:ind w:left="0" w:firstLine="0"/>
        <w:jc w:val="left"/>
        <w:rPr>
          <w:ins w:id="1464" w:author="ADMIN" w:date="2021-03-15T15:10:00Z"/>
          <w:highlight w:val="yellow"/>
        </w:rPr>
      </w:pPr>
      <w:ins w:id="1465" w:author="ADMIN" w:date="2021-03-15T15:10:00Z">
        <w:r>
          <w:rPr>
            <w:highlight w:val="yellow"/>
          </w:rPr>
          <w:br w:type="page"/>
        </w:r>
      </w:ins>
    </w:p>
    <w:p w14:paraId="4AB89937" w14:textId="457A3E3A" w:rsidR="002D32D2" w:rsidRDefault="002D32D2">
      <w:pPr>
        <w:spacing w:line="360" w:lineRule="auto"/>
        <w:ind w:left="35" w:firstLine="0"/>
        <w:rPr>
          <w:ins w:id="1466" w:author="Heritiana" w:date="2021-03-12T15:52:00Z"/>
          <w:highlight w:val="yellow"/>
        </w:rPr>
        <w:pPrChange w:id="1467" w:author="Administrator" w:date="2021-03-09T21:05:00Z">
          <w:pPr>
            <w:pStyle w:val="Paragraphedeliste"/>
            <w:spacing w:line="480" w:lineRule="auto"/>
            <w:ind w:left="755" w:firstLine="0"/>
          </w:pPr>
        </w:pPrChange>
      </w:pPr>
      <w:ins w:id="1468" w:author="Administrator" w:date="2021-03-09T21:06:00Z">
        <w:r w:rsidRPr="00EF3D0E">
          <w:rPr>
            <w:highlight w:val="yellow"/>
          </w:rPr>
          <w:lastRenderedPageBreak/>
          <w:t>L’image suivant montre un aperçu de</w:t>
        </w:r>
      </w:ins>
      <w:ins w:id="1469" w:author="Administrator" w:date="2021-03-09T21:09:00Z">
        <w:r w:rsidR="005842CE" w:rsidRPr="00EF3D0E">
          <w:rPr>
            <w:highlight w:val="yellow"/>
          </w:rPr>
          <w:t>s types de documents cités ci-dessus dans la plateforme.</w:t>
        </w:r>
      </w:ins>
    </w:p>
    <w:p w14:paraId="72B8739D" w14:textId="77777777" w:rsidR="008F4471" w:rsidRPr="00EF3D0E" w:rsidRDefault="008F4471">
      <w:pPr>
        <w:spacing w:line="360" w:lineRule="auto"/>
        <w:ind w:left="35" w:firstLine="0"/>
        <w:rPr>
          <w:ins w:id="1470" w:author="Administrator" w:date="2021-03-09T21:06:00Z"/>
          <w:highlight w:val="yellow"/>
        </w:rPr>
        <w:pPrChange w:id="1471" w:author="Administrator" w:date="2021-03-09T21:05:00Z">
          <w:pPr>
            <w:pStyle w:val="Paragraphedeliste"/>
            <w:spacing w:line="480" w:lineRule="auto"/>
            <w:ind w:left="755" w:firstLine="0"/>
          </w:pPr>
        </w:pPrChange>
      </w:pPr>
    </w:p>
    <w:p w14:paraId="7B3B7C8E" w14:textId="02F0C7EA" w:rsidR="000D1D08" w:rsidRPr="00EF3D0E" w:rsidDel="00CF19E6" w:rsidRDefault="000D1D08" w:rsidP="000D1D08">
      <w:pPr>
        <w:jc w:val="center"/>
        <w:rPr>
          <w:ins w:id="1472" w:author="Administrator" w:date="2021-03-09T20:58:00Z"/>
          <w:del w:id="1473" w:author="Heritiana" w:date="2021-03-10T19:15:00Z"/>
          <w:highlight w:val="yellow"/>
          <w:rPrChange w:id="1474" w:author="Administrator" w:date="2021-03-10T17:18:00Z">
            <w:rPr>
              <w:ins w:id="1475" w:author="Administrator" w:date="2021-03-09T20:58:00Z"/>
              <w:del w:id="1476" w:author="Heritiana" w:date="2021-03-10T19:15:00Z"/>
            </w:rPr>
          </w:rPrChange>
        </w:rPr>
      </w:pPr>
      <w:ins w:id="1477" w:author="Administrator" w:date="2021-03-09T20:58:00Z">
        <w:del w:id="1478" w:author="Heritiana" w:date="2021-03-10T19:15:00Z">
          <w:r w:rsidRPr="00EF3D0E" w:rsidDel="00CF19E6">
            <w:rPr>
              <w:noProof/>
              <w:highlight w:val="yellow"/>
              <w:rPrChange w:id="1479" w:author="Administrator" w:date="2021-03-10T17:18:00Z">
                <w:rPr>
                  <w:noProof/>
                </w:rPr>
              </w:rPrChange>
            </w:rPr>
            <w:drawing>
              <wp:inline distT="0" distB="0" distL="0" distR="0" wp14:anchorId="2FEBE557" wp14:editId="07CA1712">
                <wp:extent cx="3550920" cy="3962400"/>
                <wp:effectExtent l="0" t="0" r="0" b="0"/>
                <wp:docPr id="73" name="Image 73" descr="Type d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 de docu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0920" cy="3962400"/>
                        </a:xfrm>
                        <a:prstGeom prst="rect">
                          <a:avLst/>
                        </a:prstGeom>
                        <a:noFill/>
                        <a:ln>
                          <a:noFill/>
                        </a:ln>
                      </pic:spPr>
                    </pic:pic>
                  </a:graphicData>
                </a:graphic>
              </wp:inline>
            </w:drawing>
          </w:r>
        </w:del>
      </w:ins>
    </w:p>
    <w:p w14:paraId="3AB003E0" w14:textId="188B3D6A" w:rsidR="00CF19E6" w:rsidRPr="00426B55" w:rsidRDefault="00933A84">
      <w:pPr>
        <w:jc w:val="center"/>
        <w:rPr>
          <w:ins w:id="1480" w:author="Administrator" w:date="2021-03-09T20:58:00Z"/>
        </w:rPr>
        <w:pPrChange w:id="1481" w:author="Heritiana" w:date="2021-03-10T19:13:00Z">
          <w:pPr>
            <w:pStyle w:val="Lgende"/>
          </w:pPr>
        </w:pPrChange>
      </w:pPr>
      <w:ins w:id="1482" w:author="Administrator" w:date="2021-03-09T20:58:00Z">
        <w:del w:id="1483" w:author="Heritiana" w:date="2021-03-10T19:15:00Z">
          <w:r w:rsidRPr="00EF3D0E" w:rsidDel="00CF19E6">
            <w:rPr>
              <w:highlight w:val="yellow"/>
              <w:rPrChange w:id="1484" w:author="Administrator" w:date="2021-03-10T17:18:00Z">
                <w:rPr/>
              </w:rPrChange>
            </w:rPr>
            <w:delText xml:space="preserve">Figure </w:delText>
          </w:r>
        </w:del>
      </w:ins>
      <w:ins w:id="1485" w:author="Administrator" w:date="2021-03-10T17:18:00Z">
        <w:del w:id="1486" w:author="Heritiana" w:date="2021-03-10T19:15:00Z">
          <w:r w:rsidRPr="00EF3D0E" w:rsidDel="00CF19E6">
            <w:rPr>
              <w:highlight w:val="yellow"/>
              <w:rPrChange w:id="1487" w:author="Administrator" w:date="2021-03-10T17:18:00Z">
                <w:rPr/>
              </w:rPrChange>
            </w:rPr>
            <w:delText xml:space="preserve">Figure </w:delText>
          </w:r>
          <w:r w:rsidRPr="00EF3D0E" w:rsidDel="00CF19E6">
            <w:rPr>
              <w:highlight w:val="yellow"/>
              <w:rPrChange w:id="1488" w:author="Administrator" w:date="2021-03-10T17:18:00Z">
                <w:rPr/>
              </w:rPrChange>
            </w:rPr>
            <w:fldChar w:fldCharType="begin"/>
          </w:r>
          <w:r w:rsidRPr="00EF3D0E" w:rsidDel="00CF19E6">
            <w:rPr>
              <w:highlight w:val="yellow"/>
              <w:rPrChange w:id="1489" w:author="Administrator" w:date="2021-03-10T17:18:00Z">
                <w:rPr/>
              </w:rPrChange>
            </w:rPr>
            <w:delInstrText xml:space="preserve"> SEQ Figure \* ARABIC </w:delInstrText>
          </w:r>
        </w:del>
      </w:ins>
      <w:del w:id="1490" w:author="Heritiana" w:date="2021-03-10T19:15:00Z">
        <w:r w:rsidRPr="00EF3D0E" w:rsidDel="00CF19E6">
          <w:rPr>
            <w:highlight w:val="yellow"/>
            <w:rPrChange w:id="1491" w:author="Administrator" w:date="2021-03-10T17:18:00Z">
              <w:rPr/>
            </w:rPrChange>
          </w:rPr>
          <w:fldChar w:fldCharType="separate"/>
        </w:r>
      </w:del>
      <w:ins w:id="1492" w:author="Administrator" w:date="2021-03-10T17:18:00Z">
        <w:del w:id="1493" w:author="Heritiana" w:date="2021-03-10T19:15:00Z">
          <w:r w:rsidRPr="00EF3D0E" w:rsidDel="00CF19E6">
            <w:rPr>
              <w:noProof/>
              <w:highlight w:val="yellow"/>
              <w:rPrChange w:id="1494" w:author="Administrator" w:date="2021-03-10T17:18:00Z">
                <w:rPr>
                  <w:noProof/>
                </w:rPr>
              </w:rPrChange>
            </w:rPr>
            <w:delText>8</w:delText>
          </w:r>
          <w:r w:rsidRPr="00EF3D0E" w:rsidDel="00CF19E6">
            <w:rPr>
              <w:highlight w:val="yellow"/>
              <w:rPrChange w:id="1495" w:author="Administrator" w:date="2021-03-10T17:18:00Z">
                <w:rPr/>
              </w:rPrChange>
            </w:rPr>
            <w:fldChar w:fldCharType="end"/>
          </w:r>
          <w:r w:rsidRPr="00EF3D0E" w:rsidDel="00CF19E6">
            <w:rPr>
              <w:highlight w:val="yellow"/>
              <w:rPrChange w:id="1496" w:author="Administrator" w:date="2021-03-10T17:18:00Z">
                <w:rPr/>
              </w:rPrChange>
            </w:rPr>
            <w:delText> :</w:delText>
          </w:r>
        </w:del>
      </w:ins>
      <w:ins w:id="1497" w:author="Administrator" w:date="2021-03-09T20:58:00Z">
        <w:del w:id="1498" w:author="Heritiana" w:date="2021-03-10T19:15:00Z">
          <w:r w:rsidR="000D1D08" w:rsidRPr="00EF3D0E" w:rsidDel="00CF19E6">
            <w:rPr>
              <w:highlight w:val="yellow"/>
              <w:rPrChange w:id="1499" w:author="Administrator" w:date="2021-03-10T17:18:00Z">
                <w:rPr/>
              </w:rPrChange>
            </w:rPr>
            <w:delText xml:space="preserve"> Choix du type de document</w:delText>
          </w:r>
        </w:del>
      </w:ins>
      <w:ins w:id="1500" w:author="Heritiana" w:date="2021-03-10T19:13:00Z">
        <w:r w:rsidR="00CF19E6" w:rsidRPr="00117E46">
          <w:rPr>
            <w:noProof/>
          </w:rPr>
          <w:drawing>
            <wp:inline distT="0" distB="0" distL="0" distR="0" wp14:anchorId="40553B3C" wp14:editId="00C8B80F">
              <wp:extent cx="3619206" cy="4038600"/>
              <wp:effectExtent l="0" t="0" r="635" b="0"/>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arsm logo.png"/>
                      <pic:cNvPicPr/>
                    </pic:nvPicPr>
                    <pic:blipFill>
                      <a:blip r:embed="rId18">
                        <a:extLst>
                          <a:ext uri="{28A0092B-C50C-407E-A947-70E740481C1C}">
                            <a14:useLocalDpi xmlns:a14="http://schemas.microsoft.com/office/drawing/2010/main" val="0"/>
                          </a:ext>
                        </a:extLst>
                      </a:blip>
                      <a:stretch>
                        <a:fillRect/>
                      </a:stretch>
                    </pic:blipFill>
                    <pic:spPr>
                      <a:xfrm>
                        <a:off x="0" y="0"/>
                        <a:ext cx="3647645" cy="4070334"/>
                      </a:xfrm>
                      <a:prstGeom prst="rect">
                        <a:avLst/>
                      </a:prstGeom>
                    </pic:spPr>
                  </pic:pic>
                </a:graphicData>
              </a:graphic>
            </wp:inline>
          </w:drawing>
        </w:r>
      </w:ins>
    </w:p>
    <w:p w14:paraId="233A0372" w14:textId="6CB271D0" w:rsidR="00E21DB6" w:rsidRDefault="00CF19E6">
      <w:pPr>
        <w:pStyle w:val="Lgende"/>
        <w:rPr>
          <w:ins w:id="1501" w:author="ADMIN" w:date="2021-03-15T15:36:00Z"/>
          <w:highlight w:val="yellow"/>
        </w:rPr>
        <w:pPrChange w:id="1502" w:author="Heritiana" w:date="2021-03-10T19:13:00Z">
          <w:pPr>
            <w:spacing w:after="160" w:line="259" w:lineRule="auto"/>
            <w:ind w:left="0" w:firstLine="0"/>
            <w:jc w:val="left"/>
          </w:pPr>
        </w:pPrChange>
      </w:pPr>
      <w:bookmarkStart w:id="1503" w:name="_Toc67063120"/>
      <w:ins w:id="1504" w:author="Heritiana" w:date="2021-03-10T19:13:00Z">
        <w:r w:rsidRPr="00B35060">
          <w:rPr>
            <w:highlight w:val="yellow"/>
            <w:rPrChange w:id="1505" w:author="Heritiana" w:date="2021-03-10T19:20:00Z">
              <w:rPr/>
            </w:rPrChange>
          </w:rPr>
          <w:t xml:space="preserve">Figure </w:t>
        </w:r>
        <w:r w:rsidRPr="00B35060">
          <w:rPr>
            <w:highlight w:val="yellow"/>
            <w:rPrChange w:id="1506" w:author="Heritiana" w:date="2021-03-10T19:20:00Z">
              <w:rPr/>
            </w:rPrChange>
          </w:rPr>
          <w:fldChar w:fldCharType="begin"/>
        </w:r>
        <w:r w:rsidRPr="00B35060">
          <w:rPr>
            <w:highlight w:val="yellow"/>
            <w:rPrChange w:id="1507" w:author="Heritiana" w:date="2021-03-10T19:20:00Z">
              <w:rPr/>
            </w:rPrChange>
          </w:rPr>
          <w:instrText xml:space="preserve"> SEQ Figure \* ARABIC </w:instrText>
        </w:r>
      </w:ins>
      <w:r w:rsidRPr="00B35060">
        <w:rPr>
          <w:highlight w:val="yellow"/>
          <w:rPrChange w:id="1508" w:author="Heritiana" w:date="2021-03-10T19:20:00Z">
            <w:rPr/>
          </w:rPrChange>
        </w:rPr>
        <w:fldChar w:fldCharType="separate"/>
      </w:r>
      <w:ins w:id="1509" w:author="Heritiana" w:date="2021-03-19T16:17:00Z">
        <w:r w:rsidR="006048F2">
          <w:rPr>
            <w:noProof/>
            <w:highlight w:val="yellow"/>
          </w:rPr>
          <w:t>9</w:t>
        </w:r>
      </w:ins>
      <w:ins w:id="1510" w:author="ADMIN" w:date="2021-03-15T16:10:00Z">
        <w:del w:id="1511" w:author="Heritiana" w:date="2021-03-19T16:02:00Z">
          <w:r w:rsidR="00164A93" w:rsidDel="007E6FB2">
            <w:rPr>
              <w:noProof/>
              <w:highlight w:val="yellow"/>
            </w:rPr>
            <w:delText>9</w:delText>
          </w:r>
        </w:del>
      </w:ins>
      <w:ins w:id="1512" w:author="Michael LABARRE" w:date="2021-03-12T20:12:00Z">
        <w:del w:id="1513" w:author="Heritiana" w:date="2021-03-19T16:02:00Z">
          <w:r w:rsidR="00E26CAC" w:rsidDel="007E6FB2">
            <w:rPr>
              <w:noProof/>
              <w:highlight w:val="yellow"/>
            </w:rPr>
            <w:delText>8</w:delText>
          </w:r>
        </w:del>
      </w:ins>
      <w:ins w:id="1514" w:author="Heritiana" w:date="2021-03-10T19:13:00Z">
        <w:r w:rsidRPr="00B35060">
          <w:rPr>
            <w:highlight w:val="yellow"/>
            <w:rPrChange w:id="1515" w:author="Heritiana" w:date="2021-03-10T19:20:00Z">
              <w:rPr/>
            </w:rPrChange>
          </w:rPr>
          <w:fldChar w:fldCharType="end"/>
        </w:r>
      </w:ins>
      <w:ins w:id="1516" w:author="Heritiana" w:date="2021-03-10T19:17:00Z">
        <w:r w:rsidRPr="00B35060">
          <w:rPr>
            <w:highlight w:val="yellow"/>
            <w:rPrChange w:id="1517" w:author="Heritiana" w:date="2021-03-10T19:20:00Z">
              <w:rPr/>
            </w:rPrChange>
          </w:rPr>
          <w:t>. Choix de type de document</w:t>
        </w:r>
      </w:ins>
      <w:bookmarkEnd w:id="1503"/>
    </w:p>
    <w:p w14:paraId="6D95DD7A" w14:textId="1C1F4F3B" w:rsidR="00704086" w:rsidRDefault="00490C63">
      <w:pPr>
        <w:rPr>
          <w:ins w:id="1518" w:author="Heritiana" w:date="2021-03-19T16:10:00Z"/>
          <w:highlight w:val="yellow"/>
        </w:rPr>
        <w:pPrChange w:id="1519" w:author="ADMIN" w:date="2021-03-15T15:36:00Z">
          <w:pPr>
            <w:spacing w:after="160" w:line="259" w:lineRule="auto"/>
            <w:ind w:left="0" w:firstLine="0"/>
            <w:jc w:val="left"/>
          </w:pPr>
        </w:pPrChange>
      </w:pPr>
      <w:ins w:id="1520" w:author="ADMIN" w:date="2021-03-15T15:39:00Z">
        <w:r>
          <w:rPr>
            <w:highlight w:val="yellow"/>
          </w:rPr>
          <w:t>Après avoir choisi le document, l</w:t>
        </w:r>
      </w:ins>
      <w:ins w:id="1521" w:author="ADMIN" w:date="2021-03-15T15:40:00Z">
        <w:r>
          <w:rPr>
            <w:highlight w:val="yellow"/>
          </w:rPr>
          <w:t>’utilisateur ARSM doit spécifier les utilisateurs à notifier selon les figures</w:t>
        </w:r>
      </w:ins>
      <w:ins w:id="1522" w:author="ADMIN" w:date="2021-03-15T15:41:00Z">
        <w:r>
          <w:rPr>
            <w:highlight w:val="yellow"/>
          </w:rPr>
          <w:t xml:space="preserve"> 10 et 11 suivantes (soit par utilisateur, soit par profil) </w:t>
        </w:r>
      </w:ins>
      <w:ins w:id="1523" w:author="ADMIN" w:date="2021-03-15T15:40:00Z">
        <w:r>
          <w:rPr>
            <w:highlight w:val="yellow"/>
          </w:rPr>
          <w:t>:</w:t>
        </w:r>
      </w:ins>
    </w:p>
    <w:p w14:paraId="3D0135E9" w14:textId="77777777" w:rsidR="00BC09DB" w:rsidRPr="00704086" w:rsidRDefault="00BC09DB">
      <w:pPr>
        <w:rPr>
          <w:ins w:id="1524" w:author="ADMIN" w:date="2021-03-15T15:36:00Z"/>
          <w:highlight w:val="yellow"/>
        </w:rPr>
        <w:pPrChange w:id="1525" w:author="ADMIN" w:date="2021-03-15T15:36:00Z">
          <w:pPr>
            <w:spacing w:after="160" w:line="259" w:lineRule="auto"/>
            <w:ind w:left="0" w:firstLine="0"/>
            <w:jc w:val="left"/>
          </w:pPr>
        </w:pPrChange>
      </w:pPr>
    </w:p>
    <w:p w14:paraId="2434A12B" w14:textId="77777777" w:rsidR="00704086" w:rsidRDefault="00704086">
      <w:pPr>
        <w:rPr>
          <w:ins w:id="1526" w:author="ADMIN" w:date="2021-03-15T15:36:00Z"/>
        </w:rPr>
        <w:pPrChange w:id="1527" w:author="ADMIN" w:date="2021-03-15T15:36:00Z">
          <w:pPr>
            <w:spacing w:after="160" w:line="259" w:lineRule="auto"/>
            <w:ind w:left="0" w:firstLine="0"/>
            <w:jc w:val="left"/>
          </w:pPr>
        </w:pPrChange>
      </w:pPr>
      <w:ins w:id="1528" w:author="ADMIN" w:date="2021-03-15T15:36:00Z">
        <w:r w:rsidRPr="00160082">
          <w:rPr>
            <w:noProof/>
            <w:highlight w:val="yellow"/>
            <w:rPrChange w:id="1529" w:author="ADMIN" w:date="2021-03-15T15:42:00Z">
              <w:rPr>
                <w:noProof/>
              </w:rPr>
            </w:rPrChange>
          </w:rPr>
          <w:drawing>
            <wp:inline distT="0" distB="0" distL="0" distR="0" wp14:anchorId="3121A478" wp14:editId="24FEE0D7">
              <wp:extent cx="5731510" cy="2811145"/>
              <wp:effectExtent l="0" t="0" r="2540" b="825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nvoi doc ARSM 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ins>
    </w:p>
    <w:p w14:paraId="295E8490" w14:textId="66660334" w:rsidR="00704086" w:rsidRDefault="00704086">
      <w:pPr>
        <w:pStyle w:val="Lgende"/>
        <w:rPr>
          <w:ins w:id="1530" w:author="ADMIN" w:date="2021-03-15T15:36:00Z"/>
        </w:rPr>
        <w:pPrChange w:id="1531" w:author="ADMIN" w:date="2021-03-15T15:37:00Z">
          <w:pPr>
            <w:spacing w:after="160" w:line="259" w:lineRule="auto"/>
            <w:ind w:left="0" w:firstLine="0"/>
            <w:jc w:val="left"/>
          </w:pPr>
        </w:pPrChange>
      </w:pPr>
      <w:bookmarkStart w:id="1532" w:name="_Toc67063121"/>
      <w:ins w:id="1533" w:author="ADMIN" w:date="2021-03-15T15:37:00Z">
        <w:r w:rsidRPr="00160082">
          <w:rPr>
            <w:highlight w:val="yellow"/>
            <w:rPrChange w:id="1534" w:author="ADMIN" w:date="2021-03-15T15:42:00Z">
              <w:rPr/>
            </w:rPrChange>
          </w:rPr>
          <w:t xml:space="preserve">Figure </w:t>
        </w:r>
        <w:r w:rsidRPr="00160082">
          <w:rPr>
            <w:highlight w:val="yellow"/>
            <w:rPrChange w:id="1535" w:author="ADMIN" w:date="2021-03-15T15:42:00Z">
              <w:rPr/>
            </w:rPrChange>
          </w:rPr>
          <w:fldChar w:fldCharType="begin"/>
        </w:r>
        <w:r w:rsidRPr="00160082">
          <w:rPr>
            <w:highlight w:val="yellow"/>
            <w:rPrChange w:id="1536" w:author="ADMIN" w:date="2021-03-15T15:42:00Z">
              <w:rPr/>
            </w:rPrChange>
          </w:rPr>
          <w:instrText xml:space="preserve"> SEQ Figure \* ARABIC </w:instrText>
        </w:r>
      </w:ins>
      <w:r w:rsidRPr="00160082">
        <w:rPr>
          <w:highlight w:val="yellow"/>
          <w:rPrChange w:id="1537" w:author="ADMIN" w:date="2021-03-15T15:42:00Z">
            <w:rPr/>
          </w:rPrChange>
        </w:rPr>
        <w:fldChar w:fldCharType="separate"/>
      </w:r>
      <w:ins w:id="1538" w:author="Heritiana" w:date="2021-03-19T16:17:00Z">
        <w:r w:rsidR="006048F2">
          <w:rPr>
            <w:noProof/>
            <w:highlight w:val="yellow"/>
          </w:rPr>
          <w:t>10</w:t>
        </w:r>
      </w:ins>
      <w:ins w:id="1539" w:author="ADMIN" w:date="2021-03-15T15:37:00Z">
        <w:r w:rsidRPr="00160082">
          <w:rPr>
            <w:highlight w:val="yellow"/>
            <w:rPrChange w:id="1540" w:author="ADMIN" w:date="2021-03-15T15:42:00Z">
              <w:rPr/>
            </w:rPrChange>
          </w:rPr>
          <w:fldChar w:fldCharType="end"/>
        </w:r>
        <w:r w:rsidRPr="00160082">
          <w:rPr>
            <w:highlight w:val="yellow"/>
            <w:rPrChange w:id="1541" w:author="ADMIN" w:date="2021-03-15T15:42:00Z">
              <w:rPr/>
            </w:rPrChange>
          </w:rPr>
          <w:t xml:space="preserve">. Chargement de document par </w:t>
        </w:r>
      </w:ins>
      <w:ins w:id="1542" w:author="ADMIN" w:date="2021-03-15T15:39:00Z">
        <w:r w:rsidRPr="00160082">
          <w:rPr>
            <w:highlight w:val="yellow"/>
            <w:rPrChange w:id="1543" w:author="ADMIN" w:date="2021-03-15T15:42:00Z">
              <w:rPr/>
            </w:rPrChange>
          </w:rPr>
          <w:t>« </w:t>
        </w:r>
      </w:ins>
      <w:ins w:id="1544" w:author="ADMIN" w:date="2021-03-15T15:38:00Z">
        <w:r w:rsidRPr="00160082">
          <w:rPr>
            <w:highlight w:val="yellow"/>
            <w:rPrChange w:id="1545" w:author="ADMIN" w:date="2021-03-15T15:42:00Z">
              <w:rPr/>
            </w:rPrChange>
          </w:rPr>
          <w:t>rôle</w:t>
        </w:r>
      </w:ins>
      <w:ins w:id="1546" w:author="ADMIN" w:date="2021-03-15T15:39:00Z">
        <w:r w:rsidRPr="00160082">
          <w:rPr>
            <w:highlight w:val="yellow"/>
            <w:rPrChange w:id="1547" w:author="ADMIN" w:date="2021-03-15T15:42:00Z">
              <w:rPr/>
            </w:rPrChange>
          </w:rPr>
          <w:t> »</w:t>
        </w:r>
      </w:ins>
      <w:ins w:id="1548" w:author="ADMIN" w:date="2021-03-15T15:38:00Z">
        <w:r w:rsidRPr="00160082">
          <w:rPr>
            <w:highlight w:val="yellow"/>
            <w:rPrChange w:id="1549" w:author="ADMIN" w:date="2021-03-15T15:42:00Z">
              <w:rPr/>
            </w:rPrChange>
          </w:rPr>
          <w:t xml:space="preserve"> </w:t>
        </w:r>
      </w:ins>
      <w:ins w:id="1550" w:author="ADMIN" w:date="2021-03-15T15:37:00Z">
        <w:r w:rsidRPr="00160082">
          <w:rPr>
            <w:highlight w:val="yellow"/>
            <w:rPrChange w:id="1551" w:author="ADMIN" w:date="2021-03-15T15:42:00Z">
              <w:rPr/>
            </w:rPrChange>
          </w:rPr>
          <w:t>utilisateur</w:t>
        </w:r>
      </w:ins>
      <w:bookmarkEnd w:id="1532"/>
    </w:p>
    <w:p w14:paraId="1F436CA3" w14:textId="1217B030" w:rsidR="00704086" w:rsidRDefault="00704086">
      <w:pPr>
        <w:rPr>
          <w:ins w:id="1552" w:author="ADMIN" w:date="2021-03-15T15:36:00Z"/>
          <w:highlight w:val="yellow"/>
        </w:rPr>
        <w:pPrChange w:id="1553" w:author="ADMIN" w:date="2021-03-15T15:36:00Z">
          <w:pPr>
            <w:spacing w:after="160" w:line="259" w:lineRule="auto"/>
            <w:ind w:left="0" w:firstLine="0"/>
            <w:jc w:val="left"/>
          </w:pPr>
        </w:pPrChange>
      </w:pPr>
      <w:ins w:id="1554" w:author="ADMIN" w:date="2021-03-15T15:36:00Z">
        <w:r w:rsidRPr="00160082">
          <w:rPr>
            <w:noProof/>
            <w:highlight w:val="yellow"/>
            <w:rPrChange w:id="1555" w:author="ADMIN" w:date="2021-03-15T15:42:00Z">
              <w:rPr>
                <w:noProof/>
              </w:rPr>
            </w:rPrChange>
          </w:rPr>
          <w:lastRenderedPageBreak/>
          <w:drawing>
            <wp:inline distT="0" distB="0" distL="0" distR="0" wp14:anchorId="76A02D63" wp14:editId="7EBFEEAF">
              <wp:extent cx="5731510" cy="2811145"/>
              <wp:effectExtent l="0" t="0" r="2540" b="825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voi doc ARS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ins>
    </w:p>
    <w:p w14:paraId="78AB5E90" w14:textId="1D358619" w:rsidR="00704086" w:rsidRPr="00F67DF3" w:rsidRDefault="00704086">
      <w:pPr>
        <w:pStyle w:val="Lgende"/>
        <w:rPr>
          <w:ins w:id="1556" w:author="Administrator" w:date="2021-03-10T07:18:00Z"/>
          <w:highlight w:val="yellow"/>
        </w:rPr>
        <w:pPrChange w:id="1557" w:author="ADMIN" w:date="2021-03-15T15:39:00Z">
          <w:pPr>
            <w:spacing w:after="160" w:line="259" w:lineRule="auto"/>
            <w:ind w:left="0" w:firstLine="0"/>
            <w:jc w:val="left"/>
          </w:pPr>
        </w:pPrChange>
      </w:pPr>
      <w:bookmarkStart w:id="1558" w:name="_Toc67063122"/>
      <w:ins w:id="1559" w:author="ADMIN" w:date="2021-03-15T15:39:00Z">
        <w:r w:rsidRPr="00160082">
          <w:rPr>
            <w:highlight w:val="yellow"/>
            <w:rPrChange w:id="1560" w:author="ADMIN" w:date="2021-03-15T15:42:00Z">
              <w:rPr/>
            </w:rPrChange>
          </w:rPr>
          <w:t xml:space="preserve">Figure </w:t>
        </w:r>
        <w:r w:rsidRPr="00160082">
          <w:rPr>
            <w:highlight w:val="yellow"/>
            <w:rPrChange w:id="1561" w:author="ADMIN" w:date="2021-03-15T15:42:00Z">
              <w:rPr/>
            </w:rPrChange>
          </w:rPr>
          <w:fldChar w:fldCharType="begin"/>
        </w:r>
        <w:r w:rsidRPr="00160082">
          <w:rPr>
            <w:highlight w:val="yellow"/>
            <w:rPrChange w:id="1562" w:author="ADMIN" w:date="2021-03-15T15:42:00Z">
              <w:rPr/>
            </w:rPrChange>
          </w:rPr>
          <w:instrText xml:space="preserve"> SEQ Figure \* ARABIC </w:instrText>
        </w:r>
      </w:ins>
      <w:r w:rsidRPr="00160082">
        <w:rPr>
          <w:highlight w:val="yellow"/>
          <w:rPrChange w:id="1563" w:author="ADMIN" w:date="2021-03-15T15:42:00Z">
            <w:rPr/>
          </w:rPrChange>
        </w:rPr>
        <w:fldChar w:fldCharType="separate"/>
      </w:r>
      <w:ins w:id="1564" w:author="Heritiana" w:date="2021-03-19T16:17:00Z">
        <w:r w:rsidR="006048F2">
          <w:rPr>
            <w:noProof/>
            <w:highlight w:val="yellow"/>
          </w:rPr>
          <w:t>11</w:t>
        </w:r>
      </w:ins>
      <w:ins w:id="1565" w:author="ADMIN" w:date="2021-03-15T15:39:00Z">
        <w:r w:rsidRPr="00160082">
          <w:rPr>
            <w:highlight w:val="yellow"/>
            <w:rPrChange w:id="1566" w:author="ADMIN" w:date="2021-03-15T15:42:00Z">
              <w:rPr/>
            </w:rPrChange>
          </w:rPr>
          <w:fldChar w:fldCharType="end"/>
        </w:r>
        <w:r w:rsidRPr="00160082">
          <w:rPr>
            <w:highlight w:val="yellow"/>
            <w:rPrChange w:id="1567" w:author="ADMIN" w:date="2021-03-15T15:42:00Z">
              <w:rPr/>
            </w:rPrChange>
          </w:rPr>
          <w:t>. Chargement de document par utilisateur</w:t>
        </w:r>
      </w:ins>
      <w:bookmarkEnd w:id="1558"/>
    </w:p>
    <w:p w14:paraId="6E0C190D" w14:textId="77777777" w:rsidR="00DE7107" w:rsidRDefault="00DE7107">
      <w:pPr>
        <w:pStyle w:val="Titre3"/>
        <w:rPr>
          <w:ins w:id="1568" w:author="Heritiana" w:date="2021-03-12T16:45:00Z"/>
          <w:highlight w:val="yellow"/>
        </w:rPr>
        <w:pPrChange w:id="1569" w:author="Heritiana" w:date="2021-03-12T16:45:00Z">
          <w:pPr>
            <w:pStyle w:val="Titre5"/>
            <w:numPr>
              <w:numId w:val="15"/>
            </w:numPr>
            <w:spacing w:line="480" w:lineRule="auto"/>
            <w:ind w:left="755" w:hanging="360"/>
          </w:pPr>
        </w:pPrChange>
      </w:pPr>
      <w:bookmarkStart w:id="1570" w:name="_Toc67063090"/>
      <w:ins w:id="1571" w:author="Heritiana" w:date="2021-03-12T16:45:00Z">
        <w:r>
          <w:rPr>
            <w:highlight w:val="yellow"/>
          </w:rPr>
          <w:t>Echanges entre les membres de l’ARSM</w:t>
        </w:r>
        <w:bookmarkEnd w:id="1570"/>
      </w:ins>
    </w:p>
    <w:p w14:paraId="612A0108" w14:textId="74FFF90B" w:rsidR="00DE7107" w:rsidRDefault="00DE7107">
      <w:pPr>
        <w:spacing w:after="160" w:line="259" w:lineRule="auto"/>
        <w:ind w:left="0" w:firstLine="0"/>
        <w:rPr>
          <w:ins w:id="1572" w:author="Heritiana" w:date="2021-03-12T16:45:00Z"/>
          <w:highlight w:val="yellow"/>
        </w:rPr>
        <w:pPrChange w:id="1573" w:author="Administrator" w:date="2021-03-17T07:17:00Z">
          <w:pPr>
            <w:spacing w:after="160" w:line="259" w:lineRule="auto"/>
            <w:ind w:left="0" w:firstLine="0"/>
            <w:jc w:val="left"/>
          </w:pPr>
        </w:pPrChange>
      </w:pPr>
      <w:commentRangeStart w:id="1574"/>
      <w:ins w:id="1575" w:author="Heritiana" w:date="2021-03-12T16:45:00Z">
        <w:r>
          <w:rPr>
            <w:highlight w:val="yellow"/>
          </w:rPr>
          <w:t>Pour</w:t>
        </w:r>
        <w:commentRangeEnd w:id="1574"/>
        <w:r>
          <w:rPr>
            <w:rStyle w:val="Marquedecommentaire"/>
          </w:rPr>
          <w:commentReference w:id="1574"/>
        </w:r>
        <w:r>
          <w:rPr>
            <w:highlight w:val="yellow"/>
          </w:rPr>
          <w:t xml:space="preserve"> commencer, il faut accéder au répertoire paramétré au préalable </w:t>
        </w:r>
      </w:ins>
      <w:ins w:id="1576" w:author="Heritiana" w:date="2021-03-12T17:52:00Z">
        <w:r w:rsidR="00323B0B">
          <w:rPr>
            <w:highlight w:val="yellow"/>
          </w:rPr>
          <w:t xml:space="preserve">(à voir avec l’administrateur de la plateforme) </w:t>
        </w:r>
      </w:ins>
      <w:ins w:id="1577" w:author="Heritiana" w:date="2021-03-12T16:45:00Z">
        <w:r>
          <w:rPr>
            <w:highlight w:val="yellow"/>
          </w:rPr>
          <w:t>et réservé uniquement aux membres de l’ARSM.</w:t>
        </w:r>
      </w:ins>
    </w:p>
    <w:p w14:paraId="237683AC" w14:textId="77777777" w:rsidR="00DE7107" w:rsidRPr="006B4EB5" w:rsidRDefault="00DE7107">
      <w:pPr>
        <w:spacing w:after="160" w:line="259" w:lineRule="auto"/>
        <w:ind w:left="0" w:firstLine="0"/>
        <w:rPr>
          <w:ins w:id="1578" w:author="Heritiana" w:date="2021-03-12T16:45:00Z"/>
          <w:highlight w:val="yellow"/>
        </w:rPr>
        <w:pPrChange w:id="1579" w:author="Administrator" w:date="2021-03-17T07:18:00Z">
          <w:pPr>
            <w:spacing w:after="160" w:line="259" w:lineRule="auto"/>
            <w:ind w:left="0" w:firstLine="0"/>
            <w:jc w:val="left"/>
          </w:pPr>
        </w:pPrChange>
      </w:pPr>
      <w:ins w:id="1580" w:author="Heritiana" w:date="2021-03-12T16:45:00Z">
        <w:r>
          <w:rPr>
            <w:highlight w:val="yellow"/>
          </w:rPr>
          <w:t xml:space="preserve">Dans l’exemple ci-dessous, le répertoire « arsm » a été paramétré pour recevoir les documents confidentiels de l’ARSM.  </w:t>
        </w:r>
      </w:ins>
    </w:p>
    <w:p w14:paraId="14A62951" w14:textId="77777777" w:rsidR="00DE7107" w:rsidRDefault="00DE7107" w:rsidP="00DE7107">
      <w:pPr>
        <w:spacing w:after="160" w:line="259" w:lineRule="auto"/>
        <w:ind w:left="0" w:firstLine="0"/>
        <w:jc w:val="left"/>
        <w:rPr>
          <w:ins w:id="1581" w:author="Heritiana" w:date="2021-03-12T16:45:00Z"/>
        </w:rPr>
      </w:pPr>
      <w:ins w:id="1582" w:author="Heritiana" w:date="2021-03-12T16:45:00Z">
        <w:r>
          <w:rPr>
            <w:noProof/>
          </w:rPr>
          <w:drawing>
            <wp:inline distT="0" distB="0" distL="0" distR="0" wp14:anchorId="3B435298" wp14:editId="20C46EA8">
              <wp:extent cx="5731510" cy="1219200"/>
              <wp:effectExtent l="0" t="0" r="2540" b="0"/>
              <wp:docPr id="1402" name="Imag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1- Se mettre au niveau du dossier dont l'arsm est le proprietair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ins>
    </w:p>
    <w:p w14:paraId="458BB502" w14:textId="77777777" w:rsidR="00DE7107" w:rsidRDefault="00DE7107" w:rsidP="00DE7107">
      <w:pPr>
        <w:pStyle w:val="Lgende"/>
        <w:rPr>
          <w:ins w:id="1583" w:author="Heritiana" w:date="2021-03-12T16:45:00Z"/>
        </w:rPr>
      </w:pPr>
      <w:bookmarkStart w:id="1584" w:name="_Toc67063123"/>
      <w:ins w:id="1585"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586" w:author="Heritiana" w:date="2021-03-19T16:17:00Z">
        <w:r w:rsidR="006048F2">
          <w:rPr>
            <w:noProof/>
            <w:highlight w:val="yellow"/>
          </w:rPr>
          <w:t>12</w:t>
        </w:r>
      </w:ins>
      <w:ins w:id="1587" w:author="ADMIN" w:date="2021-03-15T16:10:00Z">
        <w:del w:id="1588" w:author="Heritiana" w:date="2021-03-19T16:02:00Z">
          <w:r w:rsidR="00164A93" w:rsidDel="007E6FB2">
            <w:rPr>
              <w:noProof/>
              <w:highlight w:val="yellow"/>
            </w:rPr>
            <w:delText>12</w:delText>
          </w:r>
        </w:del>
      </w:ins>
      <w:ins w:id="1589" w:author="Michael LABARRE" w:date="2021-03-12T20:12:00Z">
        <w:del w:id="1590" w:author="Heritiana" w:date="2021-03-19T16:02:00Z">
          <w:r w:rsidR="00E26CAC" w:rsidDel="007E6FB2">
            <w:rPr>
              <w:noProof/>
              <w:highlight w:val="yellow"/>
            </w:rPr>
            <w:delText>9</w:delText>
          </w:r>
        </w:del>
      </w:ins>
      <w:ins w:id="1591" w:author="Heritiana" w:date="2021-03-12T16:45:00Z">
        <w:r w:rsidRPr="006B4EB5">
          <w:rPr>
            <w:highlight w:val="yellow"/>
          </w:rPr>
          <w:fldChar w:fldCharType="end"/>
        </w:r>
        <w:r w:rsidRPr="006B4EB5">
          <w:rPr>
            <w:highlight w:val="yellow"/>
          </w:rPr>
          <w:t>. Accès au répertoire dédié</w:t>
        </w:r>
        <w:bookmarkEnd w:id="1584"/>
      </w:ins>
    </w:p>
    <w:p w14:paraId="1BABEA7E" w14:textId="77777777" w:rsidR="00DE7107" w:rsidRDefault="00DE7107" w:rsidP="00DE7107">
      <w:pPr>
        <w:spacing w:after="160" w:line="259" w:lineRule="auto"/>
        <w:ind w:left="0" w:firstLine="0"/>
        <w:jc w:val="left"/>
        <w:rPr>
          <w:ins w:id="1592" w:author="Heritiana" w:date="2021-03-12T16:45:00Z"/>
        </w:rPr>
      </w:pPr>
    </w:p>
    <w:p w14:paraId="2D4F924E" w14:textId="77777777" w:rsidR="00DE7107" w:rsidRDefault="00DE7107" w:rsidP="00DE7107">
      <w:pPr>
        <w:spacing w:after="160" w:line="259" w:lineRule="auto"/>
        <w:ind w:left="0" w:firstLine="0"/>
        <w:jc w:val="left"/>
        <w:rPr>
          <w:ins w:id="1593" w:author="Heritiana" w:date="2021-03-12T16:45:00Z"/>
        </w:rPr>
      </w:pPr>
    </w:p>
    <w:p w14:paraId="60AC8C75" w14:textId="77777777" w:rsidR="00DE7107" w:rsidRDefault="00DE7107" w:rsidP="00DE7107">
      <w:pPr>
        <w:spacing w:after="160" w:line="259" w:lineRule="auto"/>
        <w:ind w:left="0" w:firstLine="0"/>
        <w:jc w:val="left"/>
        <w:rPr>
          <w:ins w:id="1594" w:author="Heritiana" w:date="2021-03-12T16:45:00Z"/>
        </w:rPr>
      </w:pPr>
    </w:p>
    <w:p w14:paraId="56954157" w14:textId="77777777" w:rsidR="00DE7107" w:rsidRDefault="00DE7107" w:rsidP="00DE7107">
      <w:pPr>
        <w:spacing w:after="160" w:line="259" w:lineRule="auto"/>
        <w:ind w:left="0" w:firstLine="0"/>
        <w:jc w:val="left"/>
        <w:rPr>
          <w:ins w:id="1595" w:author="Heritiana" w:date="2021-03-12T16:45:00Z"/>
        </w:rPr>
      </w:pPr>
    </w:p>
    <w:p w14:paraId="5D2C7F5A" w14:textId="77777777" w:rsidR="00071293" w:rsidRDefault="00071293">
      <w:pPr>
        <w:spacing w:after="160" w:line="259" w:lineRule="auto"/>
        <w:ind w:left="0" w:firstLine="0"/>
        <w:jc w:val="left"/>
        <w:rPr>
          <w:ins w:id="1596" w:author="Heritiana" w:date="2021-03-19T15:56:00Z"/>
          <w:highlight w:val="yellow"/>
        </w:rPr>
      </w:pPr>
      <w:ins w:id="1597" w:author="Heritiana" w:date="2021-03-19T15:56:00Z">
        <w:r>
          <w:rPr>
            <w:highlight w:val="yellow"/>
          </w:rPr>
          <w:br w:type="page"/>
        </w:r>
      </w:ins>
    </w:p>
    <w:p w14:paraId="36F88278" w14:textId="3F027AC4" w:rsidR="00DE7107" w:rsidRDefault="00DE7107" w:rsidP="00DE7107">
      <w:pPr>
        <w:spacing w:after="160" w:line="259" w:lineRule="auto"/>
        <w:ind w:left="0" w:firstLine="0"/>
        <w:jc w:val="left"/>
        <w:rPr>
          <w:ins w:id="1598" w:author="Heritiana" w:date="2021-03-12T16:45:00Z"/>
        </w:rPr>
      </w:pPr>
      <w:ins w:id="1599" w:author="Heritiana" w:date="2021-03-12T16:45:00Z">
        <w:r w:rsidRPr="006B4EB5">
          <w:rPr>
            <w:highlight w:val="yellow"/>
          </w:rPr>
          <w:lastRenderedPageBreak/>
          <w:t>Lors de l’</w:t>
        </w:r>
        <w:del w:id="1600" w:author="Michael LABARRE" w:date="2021-03-12T20:15:00Z">
          <w:r w:rsidRPr="006B4EB5" w:rsidDel="00677D01">
            <w:rPr>
              <w:highlight w:val="yellow"/>
            </w:rPr>
            <w:delText>upload</w:delText>
          </w:r>
        </w:del>
      </w:ins>
      <w:ins w:id="1601" w:author="Michael LABARRE" w:date="2021-03-12T20:15:00Z">
        <w:r w:rsidR="00677D01" w:rsidRPr="006B4EB5">
          <w:rPr>
            <w:highlight w:val="yellow"/>
          </w:rPr>
          <w:t>Upload</w:t>
        </w:r>
      </w:ins>
      <w:ins w:id="1602" w:author="Heritiana" w:date="2021-03-12T16:45:00Z">
        <w:r w:rsidRPr="006B4EB5">
          <w:rPr>
            <w:highlight w:val="yellow"/>
          </w:rPr>
          <w:t xml:space="preserve"> du document, l’utilisateur ARSM doit choisir le type « Confidentiel » afin de spécifier au système qu’il s’agit d’un document destiné à un échange entre les membres de l’ARSM et de l’acheminer dans le répertoire sélectionné.</w:t>
        </w:r>
      </w:ins>
      <w:ins w:id="1603" w:author="Administrator" w:date="2021-03-13T08:50:00Z">
        <w:r w:rsidR="006B5831">
          <w:t xml:space="preserve"> </w:t>
        </w:r>
        <w:r w:rsidR="006B5831" w:rsidRPr="006B5831">
          <w:rPr>
            <w:highlight w:val="yellow"/>
            <w:rPrChange w:id="1604" w:author="Administrator" w:date="2021-03-13T08:52:00Z">
              <w:rPr/>
            </w:rPrChange>
          </w:rPr>
          <w:t>Il est à noter qu</w:t>
        </w:r>
      </w:ins>
      <w:ins w:id="1605" w:author="Administrator" w:date="2021-03-13T08:51:00Z">
        <w:r w:rsidR="006B5831" w:rsidRPr="006B5831">
          <w:rPr>
            <w:highlight w:val="yellow"/>
            <w:rPrChange w:id="1606" w:author="Administrator" w:date="2021-03-13T08:52:00Z">
              <w:rPr/>
            </w:rPrChange>
          </w:rPr>
          <w:t>’ici, on parle d’échange entre membres spécifiques de l’ARSM mais pas de tout le personnel.</w:t>
        </w:r>
      </w:ins>
    </w:p>
    <w:p w14:paraId="76B20397" w14:textId="77777777" w:rsidR="00DE7107" w:rsidRDefault="00DE7107" w:rsidP="00DE7107">
      <w:pPr>
        <w:spacing w:after="160" w:line="259" w:lineRule="auto"/>
        <w:ind w:left="0" w:firstLine="0"/>
        <w:jc w:val="left"/>
        <w:rPr>
          <w:ins w:id="1607" w:author="Heritiana" w:date="2021-03-12T16:45:00Z"/>
        </w:rPr>
      </w:pPr>
      <w:ins w:id="1608" w:author="Heritiana" w:date="2021-03-12T16:45:00Z">
        <w:r w:rsidRPr="006B4EB5">
          <w:rPr>
            <w:noProof/>
          </w:rPr>
          <w:drawing>
            <wp:inline distT="0" distB="0" distL="0" distR="0" wp14:anchorId="2AD5E9EA" wp14:editId="6B7B8967">
              <wp:extent cx="5731510" cy="2407285"/>
              <wp:effectExtent l="0" t="0" r="254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 - Uploader le document avec le type confidentiel et en notifiant la personne qui doit avoir acces au docum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ins>
    </w:p>
    <w:p w14:paraId="2640BB6E" w14:textId="77777777" w:rsidR="00DE7107" w:rsidRDefault="00DE7107" w:rsidP="00DE7107">
      <w:pPr>
        <w:pStyle w:val="Lgende"/>
        <w:rPr>
          <w:ins w:id="1609" w:author="Heritiana" w:date="2021-03-12T16:45:00Z"/>
        </w:rPr>
      </w:pPr>
      <w:bookmarkStart w:id="1610" w:name="_Toc67063124"/>
      <w:ins w:id="1611"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612" w:author="Heritiana" w:date="2021-03-19T16:17:00Z">
        <w:r w:rsidR="006048F2">
          <w:rPr>
            <w:noProof/>
            <w:highlight w:val="yellow"/>
          </w:rPr>
          <w:t>13</w:t>
        </w:r>
      </w:ins>
      <w:ins w:id="1613" w:author="ADMIN" w:date="2021-03-15T16:10:00Z">
        <w:del w:id="1614" w:author="Heritiana" w:date="2021-03-19T16:02:00Z">
          <w:r w:rsidR="00164A93" w:rsidDel="007E6FB2">
            <w:rPr>
              <w:noProof/>
              <w:highlight w:val="yellow"/>
            </w:rPr>
            <w:delText>13</w:delText>
          </w:r>
        </w:del>
      </w:ins>
      <w:ins w:id="1615" w:author="Michael LABARRE" w:date="2021-03-12T20:12:00Z">
        <w:del w:id="1616" w:author="Heritiana" w:date="2021-03-19T16:02:00Z">
          <w:r w:rsidR="00E26CAC" w:rsidDel="007E6FB2">
            <w:rPr>
              <w:noProof/>
              <w:highlight w:val="yellow"/>
            </w:rPr>
            <w:delText>10</w:delText>
          </w:r>
        </w:del>
      </w:ins>
      <w:ins w:id="1617" w:author="Heritiana" w:date="2021-03-12T16:45:00Z">
        <w:r w:rsidRPr="006B4EB5">
          <w:rPr>
            <w:highlight w:val="yellow"/>
          </w:rPr>
          <w:fldChar w:fldCharType="end"/>
        </w:r>
        <w:r w:rsidRPr="006B4EB5">
          <w:rPr>
            <w:highlight w:val="yellow"/>
          </w:rPr>
          <w:t>. Utilisation du type confidentiel à l'upload de document</w:t>
        </w:r>
        <w:bookmarkEnd w:id="1610"/>
      </w:ins>
    </w:p>
    <w:p w14:paraId="1C63434E" w14:textId="13E6E873" w:rsidR="00DE7107" w:rsidRDefault="00DE7107" w:rsidP="00DE7107">
      <w:pPr>
        <w:spacing w:after="160" w:line="259" w:lineRule="auto"/>
        <w:ind w:left="0" w:firstLine="0"/>
        <w:jc w:val="left"/>
        <w:rPr>
          <w:ins w:id="1618" w:author="Heritiana" w:date="2021-03-12T16:45:00Z"/>
        </w:rPr>
      </w:pPr>
      <w:ins w:id="1619" w:author="Heritiana" w:date="2021-03-12T16:45:00Z">
        <w:r w:rsidRPr="006B4EB5">
          <w:rPr>
            <w:highlight w:val="yellow"/>
          </w:rPr>
          <w:t xml:space="preserve">Dès que le document aura été envoyé, il se retrouvera dans le répertoire choisi et sera uniquement visible pour les membres </w:t>
        </w:r>
      </w:ins>
      <w:ins w:id="1620" w:author="Administrator" w:date="2021-03-13T08:53:00Z">
        <w:r w:rsidR="00EF04A3">
          <w:rPr>
            <w:highlight w:val="yellow"/>
          </w:rPr>
          <w:t xml:space="preserve">spécifiques </w:t>
        </w:r>
      </w:ins>
      <w:ins w:id="1621" w:author="Heritiana" w:date="2021-03-12T16:45:00Z">
        <w:r w:rsidRPr="006B4EB5">
          <w:rPr>
            <w:highlight w:val="yellow"/>
          </w:rPr>
          <w:t>de l’ARSM</w:t>
        </w:r>
      </w:ins>
      <w:ins w:id="1622" w:author="Administrator" w:date="2021-03-13T08:53:00Z">
        <w:r w:rsidR="00EF04A3">
          <w:rPr>
            <w:highlight w:val="yellow"/>
          </w:rPr>
          <w:t xml:space="preserve"> qui en sont les destinataires</w:t>
        </w:r>
      </w:ins>
      <w:ins w:id="1623" w:author="Heritiana" w:date="2021-03-12T16:45:00Z">
        <w:r w:rsidRPr="006B4EB5">
          <w:rPr>
            <w:highlight w:val="yellow"/>
          </w:rPr>
          <w:t>.</w:t>
        </w:r>
      </w:ins>
    </w:p>
    <w:p w14:paraId="2719C0BC" w14:textId="77777777" w:rsidR="00DE7107" w:rsidRDefault="00DE7107" w:rsidP="00DE7107">
      <w:pPr>
        <w:spacing w:after="160" w:line="259" w:lineRule="auto"/>
        <w:ind w:left="0" w:firstLine="0"/>
        <w:jc w:val="left"/>
        <w:rPr>
          <w:ins w:id="1624" w:author="Heritiana" w:date="2021-03-12T16:45:00Z"/>
          <w:highlight w:val="yellow"/>
        </w:rPr>
      </w:pPr>
      <w:ins w:id="1625" w:author="Heritiana" w:date="2021-03-12T16:45:00Z">
        <w:r w:rsidRPr="006B4EB5">
          <w:rPr>
            <w:noProof/>
          </w:rPr>
          <w:drawing>
            <wp:inline distT="0" distB="0" distL="0" distR="0" wp14:anchorId="7D53149F" wp14:editId="774B20A7">
              <wp:extent cx="5731510" cy="2412365"/>
              <wp:effectExtent l="0" t="0" r="254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 - Le document uploadé s'affiche dans le dossier et n'est accessbile qu'a la personne notifié et l'administrateu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ins>
    </w:p>
    <w:p w14:paraId="2203A505" w14:textId="77777777" w:rsidR="00DE7107" w:rsidRPr="006B4EB5" w:rsidRDefault="00DE7107" w:rsidP="00DE7107">
      <w:pPr>
        <w:pStyle w:val="Lgende"/>
        <w:rPr>
          <w:ins w:id="1626" w:author="Heritiana" w:date="2021-03-12T16:45:00Z"/>
          <w:highlight w:val="yellow"/>
        </w:rPr>
      </w:pPr>
      <w:bookmarkStart w:id="1627" w:name="_Toc67063125"/>
      <w:ins w:id="1628"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629" w:author="Heritiana" w:date="2021-03-19T16:17:00Z">
        <w:r w:rsidR="006048F2">
          <w:rPr>
            <w:noProof/>
            <w:highlight w:val="yellow"/>
          </w:rPr>
          <w:t>14</w:t>
        </w:r>
      </w:ins>
      <w:ins w:id="1630" w:author="ADMIN" w:date="2021-03-15T16:10:00Z">
        <w:del w:id="1631" w:author="Heritiana" w:date="2021-03-19T16:02:00Z">
          <w:r w:rsidR="00164A93" w:rsidDel="007E6FB2">
            <w:rPr>
              <w:noProof/>
              <w:highlight w:val="yellow"/>
            </w:rPr>
            <w:delText>14</w:delText>
          </w:r>
        </w:del>
      </w:ins>
      <w:ins w:id="1632" w:author="Michael LABARRE" w:date="2021-03-12T20:12:00Z">
        <w:del w:id="1633" w:author="Heritiana" w:date="2021-03-19T16:02:00Z">
          <w:r w:rsidR="00E26CAC" w:rsidDel="007E6FB2">
            <w:rPr>
              <w:noProof/>
              <w:highlight w:val="yellow"/>
            </w:rPr>
            <w:delText>11</w:delText>
          </w:r>
        </w:del>
      </w:ins>
      <w:ins w:id="1634" w:author="Heritiana" w:date="2021-03-12T16:45:00Z">
        <w:r w:rsidRPr="006B4EB5">
          <w:rPr>
            <w:highlight w:val="yellow"/>
          </w:rPr>
          <w:fldChar w:fldCharType="end"/>
        </w:r>
        <w:r w:rsidRPr="006B4EB5">
          <w:rPr>
            <w:highlight w:val="yellow"/>
          </w:rPr>
          <w:t>. Document stocké automatiquement dans le répertoire ARSM après upload</w:t>
        </w:r>
        <w:bookmarkEnd w:id="1627"/>
      </w:ins>
    </w:p>
    <w:p w14:paraId="00DE778E" w14:textId="77777777" w:rsidR="00DE7107" w:rsidRDefault="00DE7107" w:rsidP="00DE7107">
      <w:pPr>
        <w:spacing w:after="160" w:line="259" w:lineRule="auto"/>
        <w:ind w:left="0" w:firstLine="0"/>
        <w:jc w:val="left"/>
        <w:rPr>
          <w:ins w:id="1635" w:author="Heritiana" w:date="2021-03-12T16:45:00Z"/>
          <w:rFonts w:asciiTheme="majorHAnsi" w:eastAsiaTheme="majorEastAsia" w:hAnsiTheme="majorHAnsi" w:cstheme="majorBidi"/>
          <w:b/>
          <w:color w:val="2E74B5" w:themeColor="accent1" w:themeShade="BF"/>
          <w:highlight w:val="yellow"/>
          <w:u w:val="single"/>
        </w:rPr>
      </w:pPr>
      <w:ins w:id="1636" w:author="Heritiana" w:date="2021-03-12T16:45:00Z">
        <w:r>
          <w:rPr>
            <w:highlight w:val="yellow"/>
          </w:rPr>
          <w:br w:type="page"/>
        </w:r>
      </w:ins>
    </w:p>
    <w:p w14:paraId="0A44A7AD" w14:textId="42FF9187" w:rsidR="00EC3B82" w:rsidRDefault="00DE7107">
      <w:pPr>
        <w:pStyle w:val="Titre3"/>
        <w:rPr>
          <w:ins w:id="1637" w:author="Administrator" w:date="2021-03-17T07:27:00Z"/>
          <w:highlight w:val="yellow"/>
        </w:rPr>
        <w:pPrChange w:id="1638" w:author="Administrator" w:date="2021-03-17T07:27:00Z">
          <w:pPr>
            <w:pStyle w:val="Titre5"/>
            <w:numPr>
              <w:numId w:val="15"/>
            </w:numPr>
            <w:spacing w:line="480" w:lineRule="auto"/>
            <w:ind w:left="755" w:hanging="360"/>
          </w:pPr>
        </w:pPrChange>
      </w:pPr>
      <w:bookmarkStart w:id="1639" w:name="_Toc67063091"/>
      <w:ins w:id="1640" w:author="Heritiana" w:date="2021-03-12T16:45:00Z">
        <w:r>
          <w:rPr>
            <w:highlight w:val="yellow"/>
          </w:rPr>
          <w:lastRenderedPageBreak/>
          <w:t xml:space="preserve">Echanges de document </w:t>
        </w:r>
        <w:r w:rsidR="000145A2">
          <w:rPr>
            <w:highlight w:val="yellow"/>
          </w:rPr>
          <w:t>entre l’ARSM et les</w:t>
        </w:r>
        <w:r>
          <w:rPr>
            <w:highlight w:val="yellow"/>
          </w:rPr>
          <w:t xml:space="preserve"> SFD</w:t>
        </w:r>
      </w:ins>
      <w:bookmarkEnd w:id="1639"/>
    </w:p>
    <w:p w14:paraId="617ECBF5" w14:textId="7629BF02" w:rsidR="00EC3B82" w:rsidRPr="00EC3B82" w:rsidRDefault="00EC3B82">
      <w:pPr>
        <w:pStyle w:val="Titre4"/>
        <w:numPr>
          <w:ilvl w:val="0"/>
          <w:numId w:val="45"/>
        </w:numPr>
        <w:rPr>
          <w:ins w:id="1641" w:author="Heritiana" w:date="2021-03-12T16:45:00Z"/>
          <w:highlight w:val="yellow"/>
        </w:rPr>
        <w:pPrChange w:id="1642" w:author="Administrator" w:date="2021-03-17T07:28:00Z">
          <w:pPr>
            <w:pStyle w:val="Titre5"/>
            <w:numPr>
              <w:numId w:val="15"/>
            </w:numPr>
            <w:spacing w:line="480" w:lineRule="auto"/>
            <w:ind w:left="755" w:hanging="360"/>
          </w:pPr>
        </w:pPrChange>
      </w:pPr>
      <w:bookmarkStart w:id="1643" w:name="_Toc67063092"/>
      <w:ins w:id="1644" w:author="Administrator" w:date="2021-03-17T07:27:00Z">
        <w:r>
          <w:rPr>
            <w:highlight w:val="yellow"/>
          </w:rPr>
          <w:t xml:space="preserve">Echange avec </w:t>
        </w:r>
      </w:ins>
      <w:ins w:id="1645" w:author="Administrator" w:date="2021-03-17T07:29:00Z">
        <w:r w:rsidR="00204CB9">
          <w:rPr>
            <w:highlight w:val="yellow"/>
          </w:rPr>
          <w:t>un</w:t>
        </w:r>
      </w:ins>
      <w:ins w:id="1646" w:author="Administrator" w:date="2021-03-17T07:27:00Z">
        <w:r>
          <w:rPr>
            <w:highlight w:val="yellow"/>
          </w:rPr>
          <w:t xml:space="preserve"> SFD spécifique</w:t>
        </w:r>
      </w:ins>
      <w:bookmarkEnd w:id="1643"/>
    </w:p>
    <w:p w14:paraId="3421F8AA" w14:textId="473A73CD" w:rsidR="00DE7107" w:rsidRPr="006B4EB5" w:rsidRDefault="00DE7107" w:rsidP="00DE7107">
      <w:pPr>
        <w:rPr>
          <w:ins w:id="1647" w:author="Heritiana" w:date="2021-03-12T16:45:00Z"/>
          <w:highlight w:val="yellow"/>
        </w:rPr>
      </w:pPr>
      <w:ins w:id="1648" w:author="Heritiana" w:date="2021-03-12T16:45:00Z">
        <w:r>
          <w:rPr>
            <w:highlight w:val="yellow"/>
          </w:rPr>
          <w:t>Pour communiquer des documents au</w:t>
        </w:r>
      </w:ins>
      <w:ins w:id="1649" w:author="Administrator" w:date="2021-03-13T08:53:00Z">
        <w:r w:rsidR="00C32D47">
          <w:rPr>
            <w:highlight w:val="yellow"/>
          </w:rPr>
          <w:t>x</w:t>
        </w:r>
      </w:ins>
      <w:ins w:id="1650" w:author="Heritiana" w:date="2021-03-12T16:45:00Z">
        <w:r>
          <w:rPr>
            <w:highlight w:val="yellow"/>
          </w:rPr>
          <w:t xml:space="preserve"> SFD, les membres de l’ARSM doivent d’abord choisir le répertoire destiné au SFD  comme indiqué dans la figure suivante.</w:t>
        </w:r>
      </w:ins>
    </w:p>
    <w:p w14:paraId="164D58B8" w14:textId="77777777" w:rsidR="00DE7107" w:rsidRDefault="00DE7107" w:rsidP="00DE7107">
      <w:pPr>
        <w:rPr>
          <w:ins w:id="1651" w:author="Heritiana" w:date="2021-03-12T16:45:00Z"/>
        </w:rPr>
      </w:pPr>
      <w:ins w:id="1652" w:author="Heritiana" w:date="2021-03-12T16:45:00Z">
        <w:r w:rsidRPr="006B4EB5">
          <w:rPr>
            <w:noProof/>
            <w:highlight w:val="yellow"/>
            <w:rPrChange w:id="1653" w:author="Unknown">
              <w:rPr>
                <w:noProof/>
              </w:rPr>
            </w:rPrChange>
          </w:rPr>
          <w:drawing>
            <wp:inline distT="0" distB="0" distL="0" distR="0" wp14:anchorId="1830A17A" wp14:editId="1CAF9413">
              <wp:extent cx="5731510" cy="2503805"/>
              <wp:effectExtent l="0" t="0" r="254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 - Se mettre au niveau du dossier à laquelle l'arsm veut envoyer les documen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ins>
    </w:p>
    <w:p w14:paraId="30513ED8" w14:textId="77777777" w:rsidR="00DE7107" w:rsidRDefault="00DE7107" w:rsidP="00DE7107">
      <w:pPr>
        <w:pStyle w:val="Lgende"/>
        <w:rPr>
          <w:ins w:id="1654" w:author="Heritiana" w:date="2021-03-12T16:45:00Z"/>
        </w:rPr>
      </w:pPr>
      <w:bookmarkStart w:id="1655" w:name="_Toc67063126"/>
      <w:ins w:id="1656"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657" w:author="Heritiana" w:date="2021-03-19T16:17:00Z">
        <w:r w:rsidR="006048F2">
          <w:rPr>
            <w:noProof/>
            <w:highlight w:val="yellow"/>
          </w:rPr>
          <w:t>15</w:t>
        </w:r>
      </w:ins>
      <w:ins w:id="1658" w:author="ADMIN" w:date="2021-03-15T16:10:00Z">
        <w:del w:id="1659" w:author="Heritiana" w:date="2021-03-19T16:02:00Z">
          <w:r w:rsidR="00164A93" w:rsidDel="007E6FB2">
            <w:rPr>
              <w:noProof/>
              <w:highlight w:val="yellow"/>
            </w:rPr>
            <w:delText>15</w:delText>
          </w:r>
        </w:del>
      </w:ins>
      <w:ins w:id="1660" w:author="Michael LABARRE" w:date="2021-03-12T20:12:00Z">
        <w:del w:id="1661" w:author="Heritiana" w:date="2021-03-19T16:02:00Z">
          <w:r w:rsidR="00E26CAC" w:rsidDel="007E6FB2">
            <w:rPr>
              <w:noProof/>
              <w:highlight w:val="yellow"/>
            </w:rPr>
            <w:delText>12</w:delText>
          </w:r>
        </w:del>
      </w:ins>
      <w:ins w:id="1662" w:author="Heritiana" w:date="2021-03-12T16:45:00Z">
        <w:r w:rsidRPr="006B4EB5">
          <w:rPr>
            <w:highlight w:val="yellow"/>
          </w:rPr>
          <w:fldChar w:fldCharType="end"/>
        </w:r>
        <w:r w:rsidRPr="006B4EB5">
          <w:rPr>
            <w:highlight w:val="yellow"/>
          </w:rPr>
          <w:t>. Envoi des documents au SFD</w:t>
        </w:r>
        <w:bookmarkEnd w:id="1655"/>
      </w:ins>
    </w:p>
    <w:p w14:paraId="37E4C08E" w14:textId="79E53B06" w:rsidR="00DE7107" w:rsidRPr="00260095" w:rsidDel="00EC3B82" w:rsidRDefault="00260095" w:rsidP="00DE7107">
      <w:pPr>
        <w:rPr>
          <w:ins w:id="1663" w:author="Heritiana" w:date="2021-03-12T17:47:00Z"/>
          <w:del w:id="1664" w:author="Administrator" w:date="2021-03-17T07:20:00Z"/>
          <w:highlight w:val="yellow"/>
          <w:rPrChange w:id="1665" w:author="Heritiana" w:date="2021-03-12T17:49:00Z">
            <w:rPr>
              <w:ins w:id="1666" w:author="Heritiana" w:date="2021-03-12T17:47:00Z"/>
              <w:del w:id="1667" w:author="Administrator" w:date="2021-03-17T07:20:00Z"/>
            </w:rPr>
          </w:rPrChange>
        </w:rPr>
      </w:pPr>
      <w:ins w:id="1668" w:author="Heritiana" w:date="2021-03-12T17:46:00Z">
        <w:r w:rsidRPr="00260095">
          <w:rPr>
            <w:highlight w:val="yellow"/>
            <w:rPrChange w:id="1669" w:author="Heritiana" w:date="2021-03-12T17:49:00Z">
              <w:rPr/>
            </w:rPrChange>
          </w:rPr>
          <w:t>Puis l’utilisateur doit spécifier le type de document qu</w:t>
        </w:r>
      </w:ins>
      <w:ins w:id="1670" w:author="Heritiana" w:date="2021-03-12T17:47:00Z">
        <w:r w:rsidRPr="00260095">
          <w:rPr>
            <w:highlight w:val="yellow"/>
            <w:rPrChange w:id="1671" w:author="Heritiana" w:date="2021-03-12T17:49:00Z">
              <w:rPr/>
            </w:rPrChange>
          </w:rPr>
          <w:t>’il souhaite envoyer au</w:t>
        </w:r>
      </w:ins>
      <w:ins w:id="1672" w:author="Administrator" w:date="2021-03-17T07:21:00Z">
        <w:r w:rsidR="00EC3B82">
          <w:rPr>
            <w:highlight w:val="yellow"/>
          </w:rPr>
          <w:t>x</w:t>
        </w:r>
      </w:ins>
      <w:ins w:id="1673" w:author="Heritiana" w:date="2021-03-12T17:47:00Z">
        <w:r w:rsidRPr="00260095">
          <w:rPr>
            <w:highlight w:val="yellow"/>
            <w:rPrChange w:id="1674" w:author="Heritiana" w:date="2021-03-12T17:49:00Z">
              <w:rPr/>
            </w:rPrChange>
          </w:rPr>
          <w:t xml:space="preserve"> SFD</w:t>
        </w:r>
      </w:ins>
      <w:ins w:id="1675" w:author="Administrator" w:date="2021-03-17T07:21:00Z">
        <w:r w:rsidR="00EC3B82">
          <w:rPr>
            <w:highlight w:val="yellow"/>
          </w:rPr>
          <w:t xml:space="preserve"> et </w:t>
        </w:r>
        <w:r w:rsidR="00EC3B82" w:rsidRPr="004B7E14">
          <w:rPr>
            <w:highlight w:val="yellow"/>
          </w:rPr>
          <w:t>les utilisateurs qui seront notifiés</w:t>
        </w:r>
        <w:r w:rsidR="00EC3B82">
          <w:rPr>
            <w:highlight w:val="yellow"/>
          </w:rPr>
          <w:t xml:space="preserve"> lors de l’envoi </w:t>
        </w:r>
      </w:ins>
      <w:ins w:id="1676" w:author="Administrator" w:date="2021-03-17T07:22:00Z">
        <w:r w:rsidR="00EC3B82">
          <w:rPr>
            <w:highlight w:val="yellow"/>
          </w:rPr>
          <w:t>avant</w:t>
        </w:r>
      </w:ins>
      <w:ins w:id="1677" w:author="Heritiana" w:date="2021-03-12T17:47:00Z">
        <w:del w:id="1678" w:author="Administrator" w:date="2021-03-17T07:20:00Z">
          <w:r w:rsidRPr="00260095" w:rsidDel="00EC3B82">
            <w:rPr>
              <w:highlight w:val="yellow"/>
              <w:rPrChange w:id="1679" w:author="Heritiana" w:date="2021-03-12T17:49:00Z">
                <w:rPr/>
              </w:rPrChange>
            </w:rPr>
            <w:delText>.</w:delText>
          </w:r>
        </w:del>
      </w:ins>
    </w:p>
    <w:p w14:paraId="3168E3D0" w14:textId="657BBE4B" w:rsidR="00260095" w:rsidRDefault="00260095" w:rsidP="00DE7107">
      <w:pPr>
        <w:rPr>
          <w:ins w:id="1680" w:author="Heritiana" w:date="2021-03-12T16:45:00Z"/>
        </w:rPr>
      </w:pPr>
      <w:ins w:id="1681" w:author="Heritiana" w:date="2021-03-12T17:47:00Z">
        <w:del w:id="1682" w:author="Administrator" w:date="2021-03-17T07:20:00Z">
          <w:r w:rsidRPr="00260095" w:rsidDel="00EC3B82">
            <w:rPr>
              <w:highlight w:val="yellow"/>
              <w:rPrChange w:id="1683" w:author="Heritiana" w:date="2021-03-12T17:49:00Z">
                <w:rPr/>
              </w:rPrChange>
            </w:rPr>
            <w:delText>E</w:delText>
          </w:r>
        </w:del>
        <w:del w:id="1684" w:author="Administrator" w:date="2021-03-17T07:22:00Z">
          <w:r w:rsidRPr="00260095" w:rsidDel="00EC3B82">
            <w:rPr>
              <w:highlight w:val="yellow"/>
              <w:rPrChange w:id="1685" w:author="Heritiana" w:date="2021-03-12T17:49:00Z">
                <w:rPr/>
              </w:rPrChange>
            </w:rPr>
            <w:delText>t</w:delText>
          </w:r>
        </w:del>
        <w:r w:rsidRPr="00260095">
          <w:rPr>
            <w:highlight w:val="yellow"/>
            <w:rPrChange w:id="1686" w:author="Heritiana" w:date="2021-03-12T17:49:00Z">
              <w:rPr/>
            </w:rPrChange>
          </w:rPr>
          <w:t xml:space="preserve"> </w:t>
        </w:r>
      </w:ins>
      <w:ins w:id="1687" w:author="Administrator" w:date="2021-03-17T07:22:00Z">
        <w:r w:rsidR="00EC3B82">
          <w:rPr>
            <w:highlight w:val="yellow"/>
          </w:rPr>
          <w:t>d’</w:t>
        </w:r>
      </w:ins>
      <w:ins w:id="1688" w:author="Heritiana" w:date="2021-03-12T17:47:00Z">
        <w:r w:rsidRPr="00260095">
          <w:rPr>
            <w:highlight w:val="yellow"/>
            <w:rPrChange w:id="1689" w:author="Heritiana" w:date="2021-03-12T17:49:00Z">
              <w:rPr/>
            </w:rPrChange>
          </w:rPr>
          <w:t>uploader le document</w:t>
        </w:r>
        <w:del w:id="1690" w:author="Administrator" w:date="2021-03-17T07:22:00Z">
          <w:r w:rsidRPr="00260095" w:rsidDel="00EC3B82">
            <w:rPr>
              <w:highlight w:val="yellow"/>
              <w:rPrChange w:id="1691" w:author="Heritiana" w:date="2021-03-12T17:49:00Z">
                <w:rPr/>
              </w:rPrChange>
            </w:rPr>
            <w:delText xml:space="preserve"> correspondant ainsi que </w:delText>
          </w:r>
        </w:del>
        <w:del w:id="1692" w:author="Administrator" w:date="2021-03-17T07:21:00Z">
          <w:r w:rsidRPr="00260095" w:rsidDel="00EC3B82">
            <w:rPr>
              <w:highlight w:val="yellow"/>
              <w:rPrChange w:id="1693" w:author="Heritiana" w:date="2021-03-12T17:49:00Z">
                <w:rPr/>
              </w:rPrChange>
            </w:rPr>
            <w:delText xml:space="preserve">les utilisateurs qui seront notifiés </w:delText>
          </w:r>
        </w:del>
        <w:del w:id="1694" w:author="Administrator" w:date="2021-03-17T07:22:00Z">
          <w:r w:rsidRPr="00260095" w:rsidDel="00EC3B82">
            <w:rPr>
              <w:highlight w:val="yellow"/>
              <w:rPrChange w:id="1695" w:author="Heritiana" w:date="2021-03-12T17:49:00Z">
                <w:rPr/>
              </w:rPrChange>
            </w:rPr>
            <w:delText xml:space="preserve">après </w:delText>
          </w:r>
          <w:r w:rsidRPr="00DC1DA0" w:rsidDel="00EC3B82">
            <w:rPr>
              <w:highlight w:val="yellow"/>
              <w:rPrChange w:id="1696" w:author="Michael LABARRE" w:date="2021-03-12T20:12:00Z">
                <w:rPr/>
              </w:rPrChange>
            </w:rPr>
            <w:delText>l</w:delText>
          </w:r>
        </w:del>
      </w:ins>
      <w:ins w:id="1697" w:author="Heritiana" w:date="2021-03-12T17:48:00Z">
        <w:del w:id="1698" w:author="Administrator" w:date="2021-03-17T07:22:00Z">
          <w:r w:rsidRPr="00DC1DA0" w:rsidDel="00EC3B82">
            <w:rPr>
              <w:highlight w:val="yellow"/>
              <w:rPrChange w:id="1699" w:author="Michael LABARRE" w:date="2021-03-12T20:12:00Z">
                <w:rPr/>
              </w:rPrChange>
            </w:rPr>
            <w:delText>’envoi</w:delText>
          </w:r>
        </w:del>
        <w:r w:rsidRPr="00DC1DA0">
          <w:rPr>
            <w:highlight w:val="yellow"/>
            <w:rPrChange w:id="1700" w:author="Michael LABARRE" w:date="2021-03-12T20:12:00Z">
              <w:rPr/>
            </w:rPrChange>
          </w:rPr>
          <w:t>.</w:t>
        </w:r>
      </w:ins>
      <w:ins w:id="1701" w:author="Heritiana" w:date="2021-03-12T17:47:00Z">
        <w:r w:rsidRPr="00DC1DA0">
          <w:rPr>
            <w:highlight w:val="yellow"/>
            <w:rPrChange w:id="1702" w:author="Michael LABARRE" w:date="2021-03-12T20:12:00Z">
              <w:rPr/>
            </w:rPrChange>
          </w:rPr>
          <w:t xml:space="preserve"> </w:t>
        </w:r>
      </w:ins>
    </w:p>
    <w:p w14:paraId="5DBBEA7D" w14:textId="77777777" w:rsidR="00DE7107" w:rsidRDefault="00DE7107" w:rsidP="00DE7107">
      <w:pPr>
        <w:rPr>
          <w:ins w:id="1703" w:author="Heritiana" w:date="2021-03-12T16:45:00Z"/>
        </w:rPr>
      </w:pPr>
      <w:ins w:id="1704" w:author="Heritiana" w:date="2021-03-12T16:45:00Z">
        <w:r w:rsidRPr="006B4EB5">
          <w:rPr>
            <w:noProof/>
            <w:highlight w:val="yellow"/>
            <w:rPrChange w:id="1705" w:author="Unknown">
              <w:rPr>
                <w:noProof/>
              </w:rPr>
            </w:rPrChange>
          </w:rPr>
          <w:drawing>
            <wp:inline distT="0" distB="0" distL="0" distR="0" wp14:anchorId="16D04CB6" wp14:editId="501B913F">
              <wp:extent cx="5731510" cy="2479040"/>
              <wp:effectExtent l="0" t="0" r="254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 - Uploader le document en choisissant le type et la personne à notifi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ins>
    </w:p>
    <w:p w14:paraId="0D1FB4A0" w14:textId="77777777" w:rsidR="00DE7107" w:rsidRDefault="00DE7107" w:rsidP="00DE7107">
      <w:pPr>
        <w:pStyle w:val="Lgende"/>
        <w:rPr>
          <w:ins w:id="1706" w:author="Heritiana" w:date="2021-03-12T16:45:00Z"/>
        </w:rPr>
      </w:pPr>
      <w:bookmarkStart w:id="1707" w:name="_Toc67063127"/>
      <w:ins w:id="1708"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709" w:author="Heritiana" w:date="2021-03-19T16:17:00Z">
        <w:r w:rsidR="006048F2">
          <w:rPr>
            <w:noProof/>
            <w:highlight w:val="yellow"/>
          </w:rPr>
          <w:t>16</w:t>
        </w:r>
      </w:ins>
      <w:ins w:id="1710" w:author="ADMIN" w:date="2021-03-15T16:10:00Z">
        <w:del w:id="1711" w:author="Heritiana" w:date="2021-03-19T16:02:00Z">
          <w:r w:rsidR="00164A93" w:rsidDel="007E6FB2">
            <w:rPr>
              <w:noProof/>
              <w:highlight w:val="yellow"/>
            </w:rPr>
            <w:delText>16</w:delText>
          </w:r>
        </w:del>
      </w:ins>
      <w:ins w:id="1712" w:author="Michael LABARRE" w:date="2021-03-12T20:12:00Z">
        <w:del w:id="1713" w:author="Heritiana" w:date="2021-03-19T16:02:00Z">
          <w:r w:rsidR="00E26CAC" w:rsidDel="007E6FB2">
            <w:rPr>
              <w:noProof/>
              <w:highlight w:val="yellow"/>
            </w:rPr>
            <w:delText>13</w:delText>
          </w:r>
        </w:del>
      </w:ins>
      <w:ins w:id="1714" w:author="Heritiana" w:date="2021-03-12T16:45:00Z">
        <w:r w:rsidRPr="006B4EB5">
          <w:rPr>
            <w:highlight w:val="yellow"/>
          </w:rPr>
          <w:fldChar w:fldCharType="end"/>
        </w:r>
        <w:r w:rsidRPr="006B4EB5">
          <w:rPr>
            <w:highlight w:val="yellow"/>
          </w:rPr>
          <w:t>. Sélection du type de document à envoyer</w:t>
        </w:r>
        <w:bookmarkEnd w:id="1707"/>
      </w:ins>
    </w:p>
    <w:p w14:paraId="1461113B" w14:textId="77777777" w:rsidR="00DE7107" w:rsidRDefault="00DE7107" w:rsidP="00DE7107">
      <w:pPr>
        <w:rPr>
          <w:ins w:id="1715" w:author="Heritiana" w:date="2021-03-12T17:49:00Z"/>
        </w:rPr>
      </w:pPr>
    </w:p>
    <w:p w14:paraId="1CE9609E" w14:textId="77777777" w:rsidR="00653D26" w:rsidRDefault="00653D26" w:rsidP="00DE7107">
      <w:pPr>
        <w:rPr>
          <w:ins w:id="1716" w:author="Heritiana" w:date="2021-03-12T17:49:00Z"/>
        </w:rPr>
      </w:pPr>
    </w:p>
    <w:p w14:paraId="402C55DB" w14:textId="77777777" w:rsidR="00653D26" w:rsidRDefault="00653D26" w:rsidP="00DE7107">
      <w:pPr>
        <w:rPr>
          <w:ins w:id="1717" w:author="Heritiana" w:date="2021-03-12T17:49:00Z"/>
        </w:rPr>
      </w:pPr>
    </w:p>
    <w:p w14:paraId="7FE67ED5" w14:textId="77777777" w:rsidR="00653D26" w:rsidRDefault="00653D26" w:rsidP="00DE7107">
      <w:pPr>
        <w:rPr>
          <w:ins w:id="1718" w:author="Heritiana" w:date="2021-03-12T17:49:00Z"/>
        </w:rPr>
      </w:pPr>
    </w:p>
    <w:p w14:paraId="489CAE22" w14:textId="77777777" w:rsidR="00653D26" w:rsidRDefault="00653D26" w:rsidP="00DE7107">
      <w:pPr>
        <w:rPr>
          <w:ins w:id="1719" w:author="Heritiana" w:date="2021-03-12T17:49:00Z"/>
        </w:rPr>
      </w:pPr>
    </w:p>
    <w:p w14:paraId="3DD138D3" w14:textId="77777777" w:rsidR="00653D26" w:rsidRDefault="00653D26" w:rsidP="00DE7107">
      <w:pPr>
        <w:rPr>
          <w:ins w:id="1720" w:author="Heritiana" w:date="2021-03-12T17:49:00Z"/>
        </w:rPr>
      </w:pPr>
    </w:p>
    <w:p w14:paraId="1E7DD4C4" w14:textId="77777777" w:rsidR="00653D26" w:rsidRDefault="00653D26" w:rsidP="00DE7107">
      <w:pPr>
        <w:rPr>
          <w:ins w:id="1721" w:author="Heritiana" w:date="2021-03-12T17:49:00Z"/>
        </w:rPr>
      </w:pPr>
    </w:p>
    <w:p w14:paraId="5C581C13" w14:textId="77777777" w:rsidR="00653D26" w:rsidRDefault="00653D26" w:rsidP="00DE7107">
      <w:pPr>
        <w:rPr>
          <w:ins w:id="1722" w:author="Heritiana" w:date="2021-03-12T17:49:00Z"/>
        </w:rPr>
      </w:pPr>
    </w:p>
    <w:p w14:paraId="3B39D992" w14:textId="5830AF60" w:rsidR="00653D26" w:rsidRDefault="00653D26" w:rsidP="00DE7107">
      <w:pPr>
        <w:rPr>
          <w:ins w:id="1723" w:author="Heritiana" w:date="2021-03-12T16:45:00Z"/>
        </w:rPr>
      </w:pPr>
      <w:ins w:id="1724" w:author="Heritiana" w:date="2021-03-12T17:49:00Z">
        <w:r w:rsidRPr="00653D26">
          <w:rPr>
            <w:highlight w:val="yellow"/>
            <w:rPrChange w:id="1725" w:author="Heritiana" w:date="2021-03-12T17:51:00Z">
              <w:rPr/>
            </w:rPrChange>
          </w:rPr>
          <w:t>Enfin, après avoir été notifié, les destinataires peuvent voir le document qui leur a été envoyé dans le répertoire choisi par l</w:t>
        </w:r>
      </w:ins>
      <w:ins w:id="1726" w:author="Heritiana" w:date="2021-03-12T17:50:00Z">
        <w:r w:rsidRPr="00653D26">
          <w:rPr>
            <w:highlight w:val="yellow"/>
            <w:rPrChange w:id="1727" w:author="Heritiana" w:date="2021-03-12T17:51:00Z">
              <w:rPr/>
            </w:rPrChange>
          </w:rPr>
          <w:t>’utilisateur de l’ARSM</w:t>
        </w:r>
      </w:ins>
      <w:ins w:id="1728" w:author="Heritiana" w:date="2021-03-12T17:51:00Z">
        <w:r w:rsidR="00F87F9C">
          <w:t>.</w:t>
        </w:r>
      </w:ins>
    </w:p>
    <w:p w14:paraId="6ADEB343" w14:textId="77777777" w:rsidR="00DE7107" w:rsidRDefault="00DE7107" w:rsidP="00DE7107">
      <w:pPr>
        <w:rPr>
          <w:ins w:id="1729" w:author="Heritiana" w:date="2021-03-12T16:45:00Z"/>
          <w:highlight w:val="yellow"/>
        </w:rPr>
      </w:pPr>
      <w:ins w:id="1730" w:author="Heritiana" w:date="2021-03-12T16:45:00Z">
        <w:r w:rsidRPr="006B4EB5">
          <w:rPr>
            <w:noProof/>
            <w:highlight w:val="yellow"/>
            <w:rPrChange w:id="1731" w:author="Unknown">
              <w:rPr>
                <w:noProof/>
              </w:rPr>
            </w:rPrChange>
          </w:rPr>
          <w:drawing>
            <wp:inline distT="0" distB="0" distL="0" distR="0" wp14:anchorId="4CA00164" wp14:editId="31623B8F">
              <wp:extent cx="5731510" cy="2489200"/>
              <wp:effectExtent l="0" t="0" r="254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 - Document visible au niveau du dossier à laquelle l'envoyeur c'est situé.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ins>
    </w:p>
    <w:p w14:paraId="7C8FFF55" w14:textId="77777777" w:rsidR="00DE7107" w:rsidRDefault="00DE7107" w:rsidP="00DE7107">
      <w:pPr>
        <w:pStyle w:val="Lgende"/>
        <w:rPr>
          <w:ins w:id="1732" w:author="Heritiana" w:date="2021-03-12T19:10:00Z"/>
          <w:highlight w:val="yellow"/>
        </w:rPr>
      </w:pPr>
      <w:bookmarkStart w:id="1733" w:name="_Toc67063128"/>
      <w:ins w:id="1734" w:author="Heritiana" w:date="2021-03-12T16:45:00Z">
        <w:r w:rsidRPr="006B4EB5">
          <w:rPr>
            <w:highlight w:val="yellow"/>
          </w:rPr>
          <w:t xml:space="preserve">Figure </w:t>
        </w:r>
        <w:r w:rsidRPr="006B4EB5">
          <w:rPr>
            <w:highlight w:val="yellow"/>
          </w:rPr>
          <w:fldChar w:fldCharType="begin"/>
        </w:r>
        <w:r w:rsidRPr="006B4EB5">
          <w:rPr>
            <w:highlight w:val="yellow"/>
          </w:rPr>
          <w:instrText xml:space="preserve"> SEQ Figure \* ARABIC </w:instrText>
        </w:r>
        <w:r w:rsidRPr="006B4EB5">
          <w:rPr>
            <w:highlight w:val="yellow"/>
          </w:rPr>
          <w:fldChar w:fldCharType="separate"/>
        </w:r>
      </w:ins>
      <w:ins w:id="1735" w:author="Heritiana" w:date="2021-03-19T16:17:00Z">
        <w:r w:rsidR="006048F2">
          <w:rPr>
            <w:noProof/>
            <w:highlight w:val="yellow"/>
          </w:rPr>
          <w:t>17</w:t>
        </w:r>
      </w:ins>
      <w:ins w:id="1736" w:author="ADMIN" w:date="2021-03-15T16:10:00Z">
        <w:del w:id="1737" w:author="Heritiana" w:date="2021-03-19T16:02:00Z">
          <w:r w:rsidR="00164A93" w:rsidDel="007E6FB2">
            <w:rPr>
              <w:noProof/>
              <w:highlight w:val="yellow"/>
            </w:rPr>
            <w:delText>17</w:delText>
          </w:r>
        </w:del>
      </w:ins>
      <w:ins w:id="1738" w:author="Michael LABARRE" w:date="2021-03-12T20:12:00Z">
        <w:del w:id="1739" w:author="Heritiana" w:date="2021-03-19T16:02:00Z">
          <w:r w:rsidR="00E26CAC" w:rsidDel="007E6FB2">
            <w:rPr>
              <w:noProof/>
              <w:highlight w:val="yellow"/>
            </w:rPr>
            <w:delText>14</w:delText>
          </w:r>
        </w:del>
      </w:ins>
      <w:ins w:id="1740" w:author="Heritiana" w:date="2021-03-12T16:45:00Z">
        <w:r w:rsidRPr="006B4EB5">
          <w:rPr>
            <w:highlight w:val="yellow"/>
          </w:rPr>
          <w:fldChar w:fldCharType="end"/>
        </w:r>
        <w:r w:rsidRPr="006B4EB5">
          <w:rPr>
            <w:highlight w:val="yellow"/>
          </w:rPr>
          <w:t>. Vérification du document au niveau du répertoire du SFD</w:t>
        </w:r>
      </w:ins>
      <w:bookmarkEnd w:id="1733"/>
    </w:p>
    <w:p w14:paraId="3A91AD62" w14:textId="77777777" w:rsidR="00204CB9" w:rsidRDefault="00204CB9">
      <w:pPr>
        <w:rPr>
          <w:ins w:id="1741" w:author="Administrator" w:date="2021-03-17T07:30:00Z"/>
          <w:highlight w:val="yellow"/>
        </w:rPr>
        <w:pPrChange w:id="1742" w:author="Heritiana" w:date="2021-03-12T19:10:00Z">
          <w:pPr>
            <w:pStyle w:val="Lgende"/>
          </w:pPr>
        </w:pPrChange>
      </w:pPr>
    </w:p>
    <w:p w14:paraId="01B5539C" w14:textId="485E47BD" w:rsidR="00204CB9" w:rsidRPr="00204CB9" w:rsidRDefault="00204CB9">
      <w:pPr>
        <w:pStyle w:val="Titre4"/>
        <w:numPr>
          <w:ilvl w:val="0"/>
          <w:numId w:val="45"/>
        </w:numPr>
        <w:rPr>
          <w:ins w:id="1743" w:author="Administrator" w:date="2021-03-17T07:30:00Z"/>
          <w:highlight w:val="yellow"/>
        </w:rPr>
        <w:pPrChange w:id="1744" w:author="Administrator" w:date="2021-03-17T07:30:00Z">
          <w:pPr>
            <w:pStyle w:val="Lgende"/>
          </w:pPr>
        </w:pPrChange>
      </w:pPr>
      <w:bookmarkStart w:id="1745" w:name="_Toc67063093"/>
      <w:ins w:id="1746" w:author="Administrator" w:date="2021-03-17T07:30:00Z">
        <w:r>
          <w:rPr>
            <w:highlight w:val="yellow"/>
          </w:rPr>
          <w:t>Echange avec tous les SFD</w:t>
        </w:r>
        <w:bookmarkEnd w:id="1745"/>
      </w:ins>
    </w:p>
    <w:p w14:paraId="37686271" w14:textId="03DDFCCA" w:rsidR="00F75FAD" w:rsidDel="00071293" w:rsidRDefault="00AF140D">
      <w:pPr>
        <w:rPr>
          <w:ins w:id="1747" w:author="Michael LABARRE" w:date="2021-03-12T19:33:00Z"/>
          <w:del w:id="1748" w:author="Heritiana" w:date="2021-03-19T15:58:00Z"/>
        </w:rPr>
        <w:pPrChange w:id="1749" w:author="Administrator" w:date="2021-03-09T20:58:00Z">
          <w:pPr>
            <w:pStyle w:val="Paragraphedeliste"/>
            <w:ind w:left="755" w:firstLine="0"/>
          </w:pPr>
        </w:pPrChange>
      </w:pPr>
      <w:commentRangeStart w:id="1750"/>
      <w:ins w:id="1751" w:author="Michael LABARRE" w:date="2021-03-12T19:43:00Z">
        <w:del w:id="1752" w:author="Heritiana" w:date="2021-03-19T15:58:00Z">
          <w:r w:rsidDel="00071293">
            <w:rPr>
              <w:highlight w:val="yellow"/>
            </w:rPr>
            <w:delText>Par l’interface suivant, il est possible de voir les utilisateurs ayant le droit d’accès au répertoire commun avant d</w:delText>
          </w:r>
        </w:del>
      </w:ins>
      <w:ins w:id="1753" w:author="Michael LABARRE" w:date="2021-03-12T19:44:00Z">
        <w:del w:id="1754" w:author="Heritiana" w:date="2021-03-19T15:58:00Z">
          <w:r w:rsidDel="00071293">
            <w:rPr>
              <w:highlight w:val="yellow"/>
            </w:rPr>
            <w:delText>’y envoyer des documents.</w:delText>
          </w:r>
        </w:del>
      </w:ins>
    </w:p>
    <w:p w14:paraId="60B0AEE8" w14:textId="7794BC46" w:rsidR="004771A0" w:rsidRDefault="004771A0">
      <w:pPr>
        <w:pStyle w:val="Lgende"/>
        <w:rPr>
          <w:ins w:id="1755" w:author="Heritiana" w:date="2021-03-12T19:11:00Z"/>
        </w:rPr>
        <w:pPrChange w:id="1756" w:author="Michael LABARRE" w:date="2021-03-12T19:34:00Z">
          <w:pPr>
            <w:pStyle w:val="Paragraphedeliste"/>
            <w:ind w:left="755" w:firstLine="0"/>
          </w:pPr>
        </w:pPrChange>
      </w:pPr>
      <w:ins w:id="1757" w:author="Michael LABARRE" w:date="2021-03-12T19:34:00Z">
        <w:del w:id="1758" w:author="Heritiana" w:date="2021-03-19T15:58:00Z">
          <w:r w:rsidRPr="004771A0" w:rsidDel="00071293">
            <w:rPr>
              <w:highlight w:val="yellow"/>
              <w:rPrChange w:id="1759" w:author="Michael LABARRE" w:date="2021-03-12T19:34:00Z">
                <w:rPr>
                  <w:i/>
                  <w:iCs/>
                </w:rPr>
              </w:rPrChange>
            </w:rPr>
            <w:delText xml:space="preserve">Figure </w:delText>
          </w:r>
          <w:r w:rsidRPr="004771A0" w:rsidDel="00071293">
            <w:rPr>
              <w:highlight w:val="yellow"/>
              <w:rPrChange w:id="1760" w:author="Michael LABARRE" w:date="2021-03-12T19:34:00Z">
                <w:rPr>
                  <w:i/>
                  <w:iCs/>
                </w:rPr>
              </w:rPrChange>
            </w:rPr>
            <w:fldChar w:fldCharType="begin"/>
          </w:r>
          <w:r w:rsidRPr="004771A0" w:rsidDel="00071293">
            <w:rPr>
              <w:highlight w:val="yellow"/>
              <w:rPrChange w:id="1761" w:author="Michael LABARRE" w:date="2021-03-12T19:34:00Z">
                <w:rPr>
                  <w:i/>
                  <w:iCs/>
                </w:rPr>
              </w:rPrChange>
            </w:rPr>
            <w:delInstrText xml:space="preserve"> SEQ Figure \* ARABIC </w:delInstrText>
          </w:r>
        </w:del>
      </w:ins>
      <w:del w:id="1762" w:author="Heritiana" w:date="2021-03-19T15:58:00Z">
        <w:r w:rsidRPr="004771A0" w:rsidDel="00071293">
          <w:rPr>
            <w:highlight w:val="yellow"/>
            <w:rPrChange w:id="1763" w:author="Michael LABARRE" w:date="2021-03-12T19:34:00Z">
              <w:rPr>
                <w:i/>
                <w:iCs/>
              </w:rPr>
            </w:rPrChange>
          </w:rPr>
          <w:fldChar w:fldCharType="separate"/>
        </w:r>
      </w:del>
      <w:ins w:id="1764" w:author="ADMIN" w:date="2021-03-15T16:10:00Z">
        <w:del w:id="1765" w:author="Heritiana" w:date="2021-03-19T15:58:00Z">
          <w:r w:rsidR="00164A93" w:rsidDel="00071293">
            <w:rPr>
              <w:noProof/>
              <w:highlight w:val="yellow"/>
            </w:rPr>
            <w:delText>18</w:delText>
          </w:r>
        </w:del>
      </w:ins>
      <w:ins w:id="1766" w:author="Michael LABARRE" w:date="2021-03-12T19:34:00Z">
        <w:del w:id="1767" w:author="Heritiana" w:date="2021-03-19T15:58:00Z">
          <w:r w:rsidRPr="004771A0" w:rsidDel="00071293">
            <w:rPr>
              <w:highlight w:val="yellow"/>
              <w:rPrChange w:id="1768" w:author="Michael LABARRE" w:date="2021-03-12T19:34:00Z">
                <w:rPr>
                  <w:i/>
                  <w:iCs/>
                </w:rPr>
              </w:rPrChange>
            </w:rPr>
            <w:fldChar w:fldCharType="end"/>
          </w:r>
          <w:r w:rsidRPr="004771A0" w:rsidDel="00071293">
            <w:rPr>
              <w:highlight w:val="yellow"/>
              <w:rPrChange w:id="1769" w:author="Michael LABARRE" w:date="2021-03-12T19:34:00Z">
                <w:rPr>
                  <w:i/>
                  <w:iCs/>
                </w:rPr>
              </w:rPrChange>
            </w:rPr>
            <w:delText>. Définition de droit d'accès au répertoire commun aux SFD</w:delText>
          </w:r>
        </w:del>
      </w:ins>
      <w:commentRangeEnd w:id="1750"/>
      <w:del w:id="1770" w:author="Heritiana" w:date="2021-03-19T15:58:00Z">
        <w:r w:rsidR="00204CB9" w:rsidDel="00071293">
          <w:rPr>
            <w:rStyle w:val="Marquedecommentaire"/>
            <w:i w:val="0"/>
            <w:iCs w:val="0"/>
            <w:color w:val="000000"/>
          </w:rPr>
          <w:commentReference w:id="1750"/>
        </w:r>
      </w:del>
    </w:p>
    <w:p w14:paraId="0D07CDEA" w14:textId="73D68CF0" w:rsidR="00195F6B" w:rsidDel="00071293" w:rsidRDefault="00195F6B">
      <w:pPr>
        <w:spacing w:after="160" w:line="259" w:lineRule="auto"/>
        <w:ind w:left="0" w:firstLine="0"/>
        <w:jc w:val="left"/>
        <w:rPr>
          <w:ins w:id="1771" w:author="Michael LABARRE" w:date="2021-03-12T19:49:00Z"/>
          <w:del w:id="1772" w:author="Heritiana" w:date="2021-03-19T15:58:00Z"/>
          <w:highlight w:val="yellow"/>
        </w:rPr>
      </w:pPr>
    </w:p>
    <w:p w14:paraId="7F733490" w14:textId="08E9C322" w:rsidR="00195F6B" w:rsidDel="00071293" w:rsidRDefault="00195F6B">
      <w:pPr>
        <w:spacing w:after="160" w:line="259" w:lineRule="auto"/>
        <w:ind w:left="0" w:firstLine="0"/>
        <w:jc w:val="left"/>
        <w:rPr>
          <w:ins w:id="1773" w:author="Michael LABARRE" w:date="2021-03-12T19:49:00Z"/>
          <w:del w:id="1774" w:author="Heritiana" w:date="2021-03-19T15:58:00Z"/>
          <w:highlight w:val="yellow"/>
        </w:rPr>
      </w:pPr>
    </w:p>
    <w:p w14:paraId="01B47F1D" w14:textId="0AEFB138" w:rsidR="00195F6B" w:rsidDel="00071293" w:rsidRDefault="00195F6B">
      <w:pPr>
        <w:spacing w:after="160" w:line="259" w:lineRule="auto"/>
        <w:ind w:left="0" w:firstLine="0"/>
        <w:jc w:val="left"/>
        <w:rPr>
          <w:ins w:id="1775" w:author="Michael LABARRE" w:date="2021-03-12T19:49:00Z"/>
          <w:del w:id="1776" w:author="Heritiana" w:date="2021-03-19T15:58:00Z"/>
          <w:highlight w:val="yellow"/>
        </w:rPr>
      </w:pPr>
    </w:p>
    <w:p w14:paraId="047D2653" w14:textId="286E57DC" w:rsidR="00195F6B" w:rsidDel="00071293" w:rsidRDefault="00195F6B">
      <w:pPr>
        <w:spacing w:after="160" w:line="259" w:lineRule="auto"/>
        <w:ind w:left="0" w:firstLine="0"/>
        <w:jc w:val="left"/>
        <w:rPr>
          <w:ins w:id="1777" w:author="Michael LABARRE" w:date="2021-03-12T19:49:00Z"/>
          <w:del w:id="1778" w:author="Heritiana" w:date="2021-03-19T15:58:00Z"/>
          <w:highlight w:val="yellow"/>
        </w:rPr>
      </w:pPr>
    </w:p>
    <w:p w14:paraId="5033E6C4" w14:textId="2C2D5456" w:rsidR="00195F6B" w:rsidDel="00071293" w:rsidRDefault="00195F6B">
      <w:pPr>
        <w:spacing w:after="160" w:line="259" w:lineRule="auto"/>
        <w:ind w:left="0" w:firstLine="0"/>
        <w:jc w:val="left"/>
        <w:rPr>
          <w:ins w:id="1779" w:author="Michael LABARRE" w:date="2021-03-12T19:49:00Z"/>
          <w:del w:id="1780" w:author="Heritiana" w:date="2021-03-19T15:58:00Z"/>
          <w:highlight w:val="yellow"/>
        </w:rPr>
      </w:pPr>
    </w:p>
    <w:p w14:paraId="7228C8E7" w14:textId="620930AC" w:rsidR="00195F6B" w:rsidDel="00071293" w:rsidRDefault="00195F6B">
      <w:pPr>
        <w:spacing w:after="160" w:line="259" w:lineRule="auto"/>
        <w:ind w:left="0" w:firstLine="0"/>
        <w:jc w:val="left"/>
        <w:rPr>
          <w:ins w:id="1781" w:author="Michael LABARRE" w:date="2021-03-12T19:49:00Z"/>
          <w:del w:id="1782" w:author="Heritiana" w:date="2021-03-19T15:58:00Z"/>
          <w:highlight w:val="yellow"/>
        </w:rPr>
      </w:pPr>
    </w:p>
    <w:p w14:paraId="21B0436D" w14:textId="159D10A0" w:rsidR="00195F6B" w:rsidDel="00071293" w:rsidRDefault="00195F6B">
      <w:pPr>
        <w:spacing w:after="160" w:line="259" w:lineRule="auto"/>
        <w:ind w:left="0" w:firstLine="0"/>
        <w:jc w:val="left"/>
        <w:rPr>
          <w:ins w:id="1783" w:author="Michael LABARRE" w:date="2021-03-12T19:49:00Z"/>
          <w:del w:id="1784" w:author="Heritiana" w:date="2021-03-19T15:58:00Z"/>
          <w:highlight w:val="yellow"/>
        </w:rPr>
      </w:pPr>
    </w:p>
    <w:p w14:paraId="5E805FC5" w14:textId="59E6D013" w:rsidR="00AF140D" w:rsidRPr="00A146B4" w:rsidRDefault="00195F6B">
      <w:pPr>
        <w:spacing w:after="160" w:line="259" w:lineRule="auto"/>
        <w:ind w:left="0" w:firstLine="0"/>
        <w:jc w:val="left"/>
        <w:rPr>
          <w:ins w:id="1785" w:author="Michael LABARRE" w:date="2021-03-12T19:42:00Z"/>
          <w:highlight w:val="yellow"/>
        </w:rPr>
      </w:pPr>
      <w:commentRangeStart w:id="1786"/>
      <w:ins w:id="1787" w:author="Michael LABARRE" w:date="2021-03-12T19:49:00Z">
        <w:r w:rsidRPr="00A146B4">
          <w:rPr>
            <w:highlight w:val="yellow"/>
          </w:rPr>
          <w:t>Po</w:t>
        </w:r>
      </w:ins>
      <w:ins w:id="1788" w:author="Michael LABARRE" w:date="2021-03-12T19:50:00Z">
        <w:r w:rsidRPr="00A146B4">
          <w:rPr>
            <w:highlight w:val="yellow"/>
          </w:rPr>
          <w:t>ur l’utilisation de l’espace commun</w:t>
        </w:r>
      </w:ins>
      <w:ins w:id="1789" w:author="Administrator" w:date="2021-03-17T07:23:00Z">
        <w:r w:rsidR="00EC3B82">
          <w:rPr>
            <w:highlight w:val="yellow"/>
          </w:rPr>
          <w:t xml:space="preserve"> </w:t>
        </w:r>
      </w:ins>
      <w:ins w:id="1790" w:author="Michael LABARRE" w:date="2021-03-12T19:50:00Z">
        <w:del w:id="1791" w:author="Administrator" w:date="2021-03-17T07:23:00Z">
          <w:r w:rsidRPr="00A146B4" w:rsidDel="00EC3B82">
            <w:rPr>
              <w:highlight w:val="yellow"/>
            </w:rPr>
            <w:delText>, pour</w:delText>
          </w:r>
        </w:del>
      </w:ins>
      <w:ins w:id="1792" w:author="Administrator" w:date="2021-03-17T07:23:00Z">
        <w:r w:rsidR="00EC3B82">
          <w:rPr>
            <w:highlight w:val="yellow"/>
          </w:rPr>
          <w:t>(</w:t>
        </w:r>
      </w:ins>
      <w:ins w:id="1793" w:author="Michael LABARRE" w:date="2021-03-12T19:50:00Z">
        <w:del w:id="1794" w:author="Administrator" w:date="2021-03-17T07:23:00Z">
          <w:r w:rsidRPr="00A146B4" w:rsidDel="00EC3B82">
            <w:rPr>
              <w:highlight w:val="yellow"/>
            </w:rPr>
            <w:delText xml:space="preserve"> l’</w:delText>
          </w:r>
        </w:del>
        <w:r w:rsidRPr="00A146B4">
          <w:rPr>
            <w:highlight w:val="yellow"/>
          </w:rPr>
          <w:t>envoi de note</w:t>
        </w:r>
      </w:ins>
      <w:ins w:id="1795" w:author="Administrator" w:date="2021-03-17T07:23:00Z">
        <w:r w:rsidR="00EC3B82">
          <w:rPr>
            <w:highlight w:val="yellow"/>
          </w:rPr>
          <w:t xml:space="preserve">, </w:t>
        </w:r>
      </w:ins>
      <w:ins w:id="1796" w:author="Michael LABARRE" w:date="2021-03-12T19:50:00Z">
        <w:del w:id="1797" w:author="Administrator" w:date="2021-03-17T07:23:00Z">
          <w:r w:rsidRPr="00A146B4" w:rsidDel="00EC3B82">
            <w:rPr>
              <w:highlight w:val="yellow"/>
            </w:rPr>
            <w:delText xml:space="preserve"> </w:delText>
          </w:r>
        </w:del>
      </w:ins>
      <w:ins w:id="1798" w:author="Michael LABARRE" w:date="2021-03-12T20:05:00Z">
        <w:del w:id="1799" w:author="Administrator" w:date="2021-03-17T07:23:00Z">
          <w:r w:rsidR="006B2BF6" w:rsidRPr="00A146B4" w:rsidDel="00EC3B82">
            <w:rPr>
              <w:highlight w:val="yellow"/>
            </w:rPr>
            <w:delText xml:space="preserve">ou </w:delText>
          </w:r>
        </w:del>
        <w:r w:rsidR="006B2BF6" w:rsidRPr="00A146B4">
          <w:rPr>
            <w:highlight w:val="yellow"/>
          </w:rPr>
          <w:t>de circulaire</w:t>
        </w:r>
      </w:ins>
      <w:ins w:id="1800" w:author="Administrator" w:date="2021-03-16T10:56:00Z">
        <w:r w:rsidR="00F74578">
          <w:rPr>
            <w:highlight w:val="yellow"/>
          </w:rPr>
          <w:t xml:space="preserve"> ou autres</w:t>
        </w:r>
      </w:ins>
      <w:ins w:id="1801" w:author="Michael LABARRE" w:date="2021-03-12T20:05:00Z">
        <w:r w:rsidR="006B2BF6" w:rsidRPr="00A146B4">
          <w:rPr>
            <w:highlight w:val="yellow"/>
          </w:rPr>
          <w:t xml:space="preserve"> </w:t>
        </w:r>
      </w:ins>
      <w:ins w:id="1802" w:author="Administrator" w:date="2021-03-17T07:23:00Z">
        <w:r w:rsidR="00EC3B82">
          <w:rPr>
            <w:highlight w:val="yellow"/>
          </w:rPr>
          <w:t xml:space="preserve">documents </w:t>
        </w:r>
      </w:ins>
      <w:ins w:id="1803" w:author="Michael LABARRE" w:date="2021-03-12T20:05:00Z">
        <w:r w:rsidR="006B2BF6" w:rsidRPr="00A146B4">
          <w:rPr>
            <w:highlight w:val="yellow"/>
          </w:rPr>
          <w:t>aux SFD</w:t>
        </w:r>
      </w:ins>
      <w:ins w:id="1804" w:author="Administrator" w:date="2021-03-17T07:23:00Z">
        <w:r w:rsidR="00EC3B82">
          <w:rPr>
            <w:highlight w:val="yellow"/>
          </w:rPr>
          <w:t>)</w:t>
        </w:r>
      </w:ins>
      <w:ins w:id="1805" w:author="Michael LABARRE" w:date="2021-03-12T20:06:00Z">
        <w:r w:rsidR="006B2BF6" w:rsidRPr="00A146B4">
          <w:rPr>
            <w:highlight w:val="yellow"/>
          </w:rPr>
          <w:t xml:space="preserve">, l’utilisateur ARSM doit </w:t>
        </w:r>
      </w:ins>
      <w:ins w:id="1806" w:author="ADMIN" w:date="2021-03-15T14:39:00Z">
        <w:r w:rsidR="00A146B4" w:rsidRPr="00A146B4">
          <w:rPr>
            <w:highlight w:val="yellow"/>
          </w:rPr>
          <w:t xml:space="preserve">choisir le document à </w:t>
        </w:r>
      </w:ins>
      <w:commentRangeStart w:id="1807"/>
      <w:ins w:id="1808" w:author="Michael LABARRE" w:date="2021-03-12T20:07:00Z">
        <w:r w:rsidR="006B2BF6" w:rsidRPr="00A146B4">
          <w:rPr>
            <w:highlight w:val="yellow"/>
          </w:rPr>
          <w:t>uploader</w:t>
        </w:r>
      </w:ins>
      <w:commentRangeEnd w:id="1807"/>
      <w:ins w:id="1809" w:author="ADMIN" w:date="2021-03-15T14:39:00Z">
        <w:r w:rsidR="00A146B4" w:rsidRPr="00A146B4">
          <w:rPr>
            <w:highlight w:val="yellow"/>
            <w:rPrChange w:id="1810" w:author="ADMIN" w:date="2021-03-15T14:40:00Z">
              <w:rPr/>
            </w:rPrChange>
          </w:rPr>
          <w:t xml:space="preserve"> </w:t>
        </w:r>
      </w:ins>
      <w:ins w:id="1811" w:author="ADMIN" w:date="2021-03-15T14:40:00Z">
        <w:del w:id="1812" w:author="Administrator" w:date="2021-03-16T10:56:00Z">
          <w:r w:rsidR="00A146B4" w:rsidRPr="00A146B4" w:rsidDel="00F74578">
            <w:rPr>
              <w:highlight w:val="yellow"/>
              <w:rPrChange w:id="1813" w:author="ADMIN" w:date="2021-03-15T14:40:00Z">
                <w:rPr/>
              </w:rPrChange>
            </w:rPr>
            <w:delText>(note ou circulaire)</w:delText>
          </w:r>
        </w:del>
      </w:ins>
      <w:del w:id="1814" w:author="Administrator" w:date="2021-03-16T10:56:00Z">
        <w:r w:rsidR="00C32D47" w:rsidRPr="00A146B4" w:rsidDel="00F74578">
          <w:rPr>
            <w:rStyle w:val="Marquedecommentaire"/>
            <w:highlight w:val="yellow"/>
            <w:rPrChange w:id="1815" w:author="ADMIN" w:date="2021-03-15T14:40:00Z">
              <w:rPr>
                <w:rStyle w:val="Marquedecommentaire"/>
              </w:rPr>
            </w:rPrChange>
          </w:rPr>
          <w:commentReference w:id="1807"/>
        </w:r>
      </w:del>
      <w:ins w:id="1816" w:author="Administrator" w:date="2021-03-16T10:56:00Z">
        <w:r w:rsidR="00F74578">
          <w:rPr>
            <w:highlight w:val="yellow"/>
          </w:rPr>
          <w:t>et les utilisateurs à notifier</w:t>
        </w:r>
      </w:ins>
      <w:ins w:id="1817" w:author="ADMIN" w:date="2021-03-15T14:38:00Z">
        <w:r w:rsidR="00B5479C" w:rsidRPr="00A146B4">
          <w:rPr>
            <w:highlight w:val="yellow"/>
          </w:rPr>
          <w:t>.</w:t>
        </w:r>
      </w:ins>
      <w:ins w:id="1818" w:author="Michael LABARRE" w:date="2021-03-12T20:07:00Z">
        <w:r w:rsidR="006B2BF6" w:rsidRPr="00A146B4">
          <w:rPr>
            <w:highlight w:val="yellow"/>
          </w:rPr>
          <w:t xml:space="preserve"> </w:t>
        </w:r>
      </w:ins>
      <w:commentRangeEnd w:id="1786"/>
      <w:r w:rsidR="00386E35">
        <w:rPr>
          <w:rStyle w:val="Marquedecommentaire"/>
        </w:rPr>
        <w:commentReference w:id="1786"/>
      </w:r>
    </w:p>
    <w:p w14:paraId="5E1A8DCD" w14:textId="40498248" w:rsidR="00F75FAD" w:rsidDel="00195F6B" w:rsidRDefault="00F75FAD">
      <w:pPr>
        <w:rPr>
          <w:ins w:id="1819" w:author="Heritiana" w:date="2021-03-12T19:10:00Z"/>
          <w:del w:id="1820" w:author="Michael LABARRE" w:date="2021-03-12T19:49:00Z"/>
        </w:rPr>
        <w:pPrChange w:id="1821" w:author="Administrator" w:date="2021-03-09T20:58:00Z">
          <w:pPr>
            <w:pStyle w:val="Paragraphedeliste"/>
            <w:ind w:left="755" w:firstLine="0"/>
          </w:pPr>
        </w:pPrChange>
      </w:pPr>
    </w:p>
    <w:p w14:paraId="4F3C8184" w14:textId="26BE5C15" w:rsidR="00426B55" w:rsidDel="00195F6B" w:rsidRDefault="00F75FAD">
      <w:pPr>
        <w:pStyle w:val="Lgende"/>
        <w:rPr>
          <w:ins w:id="1822" w:author="Heritiana" w:date="2021-03-12T19:11:00Z"/>
          <w:del w:id="1823" w:author="Michael LABARRE" w:date="2021-03-12T19:48:00Z"/>
        </w:rPr>
        <w:pPrChange w:id="1824" w:author="Michael LABARRE" w:date="2021-03-12T19:30:00Z">
          <w:pPr>
            <w:pStyle w:val="Paragraphedeliste"/>
            <w:ind w:left="755" w:firstLine="0"/>
          </w:pPr>
        </w:pPrChange>
      </w:pPr>
      <w:ins w:id="1825" w:author="Heritiana" w:date="2021-03-12T19:10:00Z">
        <w:del w:id="1826" w:author="Michael LABARRE" w:date="2021-03-12T19:48:00Z">
          <w:r w:rsidRPr="004771A0" w:rsidDel="00195F6B">
            <w:rPr>
              <w:noProof/>
              <w:highlight w:val="yellow"/>
              <w:rPrChange w:id="1827" w:author="Michael LABARRE" w:date="2021-03-12T19:33:00Z">
                <w:rPr>
                  <w:noProof/>
                </w:rPr>
              </w:rPrChange>
            </w:rPr>
            <w:drawing>
              <wp:inline distT="0" distB="0" distL="0" distR="0" wp14:anchorId="1133FD41" wp14:editId="717A8A02">
                <wp:extent cx="5731510" cy="1821815"/>
                <wp:effectExtent l="0" t="0" r="2540" b="698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 Notification SFD.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del>
      </w:ins>
    </w:p>
    <w:p w14:paraId="3BBED162" w14:textId="77777777" w:rsidR="00F75FAD" w:rsidRDefault="00F75FAD">
      <w:pPr>
        <w:rPr>
          <w:ins w:id="1828" w:author="Michael LABARRE" w:date="2021-03-12T19:45:00Z"/>
        </w:rPr>
        <w:pPrChange w:id="1829" w:author="Administrator" w:date="2021-03-09T20:58:00Z">
          <w:pPr>
            <w:pStyle w:val="Paragraphedeliste"/>
            <w:ind w:left="755" w:firstLine="0"/>
          </w:pPr>
        </w:pPrChange>
      </w:pPr>
      <w:ins w:id="1830" w:author="Heritiana" w:date="2021-03-12T19:10:00Z">
        <w:r w:rsidRPr="00095D0A">
          <w:rPr>
            <w:noProof/>
          </w:rPr>
          <w:drawing>
            <wp:inline distT="0" distB="0" distL="0" distR="0" wp14:anchorId="77A125A7" wp14:editId="6BAB1D24">
              <wp:extent cx="5731510" cy="2644775"/>
              <wp:effectExtent l="0" t="0" r="2540" b="31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 Upload de documents par l'arsm dans l'espace commun des SF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ins>
    </w:p>
    <w:p w14:paraId="0557FF67" w14:textId="12FD0EA9" w:rsidR="0010752B" w:rsidRDefault="0010752B">
      <w:pPr>
        <w:pStyle w:val="Lgende"/>
        <w:rPr>
          <w:ins w:id="1831" w:author="Michael LABARRE" w:date="2021-03-12T19:49:00Z"/>
        </w:rPr>
        <w:pPrChange w:id="1832" w:author="Michael LABARRE" w:date="2021-03-12T19:47:00Z">
          <w:pPr>
            <w:pStyle w:val="Paragraphedeliste"/>
            <w:ind w:left="755" w:firstLine="0"/>
          </w:pPr>
        </w:pPrChange>
      </w:pPr>
      <w:bookmarkStart w:id="1833" w:name="_Toc67063129"/>
      <w:ins w:id="1834" w:author="Michael LABARRE" w:date="2021-03-12T19:47:00Z">
        <w:r w:rsidRPr="006B2BF6">
          <w:rPr>
            <w:highlight w:val="yellow"/>
            <w:rPrChange w:id="1835" w:author="Michael LABARRE" w:date="2021-03-12T20:08:00Z">
              <w:rPr>
                <w:i/>
                <w:iCs/>
              </w:rPr>
            </w:rPrChange>
          </w:rPr>
          <w:t xml:space="preserve">Figure </w:t>
        </w:r>
        <w:r w:rsidRPr="006B2BF6">
          <w:rPr>
            <w:highlight w:val="yellow"/>
            <w:rPrChange w:id="1836" w:author="Michael LABARRE" w:date="2021-03-12T20:08:00Z">
              <w:rPr>
                <w:i/>
                <w:iCs/>
              </w:rPr>
            </w:rPrChange>
          </w:rPr>
          <w:fldChar w:fldCharType="begin"/>
        </w:r>
        <w:r w:rsidRPr="006B2BF6">
          <w:rPr>
            <w:highlight w:val="yellow"/>
            <w:rPrChange w:id="1837" w:author="Michael LABARRE" w:date="2021-03-12T20:08:00Z">
              <w:rPr>
                <w:i/>
                <w:iCs/>
              </w:rPr>
            </w:rPrChange>
          </w:rPr>
          <w:instrText xml:space="preserve"> SEQ Figure \* ARABIC </w:instrText>
        </w:r>
      </w:ins>
      <w:r w:rsidRPr="006B2BF6">
        <w:rPr>
          <w:highlight w:val="yellow"/>
          <w:rPrChange w:id="1838" w:author="Michael LABARRE" w:date="2021-03-12T20:08:00Z">
            <w:rPr>
              <w:i/>
              <w:iCs/>
            </w:rPr>
          </w:rPrChange>
        </w:rPr>
        <w:fldChar w:fldCharType="separate"/>
      </w:r>
      <w:ins w:id="1839" w:author="Heritiana" w:date="2021-03-19T16:17:00Z">
        <w:r w:rsidR="006048F2">
          <w:rPr>
            <w:noProof/>
            <w:highlight w:val="yellow"/>
          </w:rPr>
          <w:t>18</w:t>
        </w:r>
      </w:ins>
      <w:ins w:id="1840" w:author="ADMIN" w:date="2021-03-15T16:10:00Z">
        <w:del w:id="1841" w:author="Heritiana" w:date="2021-03-19T16:02:00Z">
          <w:r w:rsidR="00164A93" w:rsidDel="007E6FB2">
            <w:rPr>
              <w:noProof/>
              <w:highlight w:val="yellow"/>
            </w:rPr>
            <w:delText>19</w:delText>
          </w:r>
        </w:del>
      </w:ins>
      <w:ins w:id="1842" w:author="Michael LABARRE" w:date="2021-03-12T19:47:00Z">
        <w:r w:rsidRPr="006B2BF6">
          <w:rPr>
            <w:highlight w:val="yellow"/>
            <w:rPrChange w:id="1843" w:author="Michael LABARRE" w:date="2021-03-12T20:08:00Z">
              <w:rPr>
                <w:i/>
                <w:iCs/>
              </w:rPr>
            </w:rPrChange>
          </w:rPr>
          <w:fldChar w:fldCharType="end"/>
        </w:r>
        <w:r w:rsidRPr="006B2BF6">
          <w:rPr>
            <w:highlight w:val="yellow"/>
            <w:rPrChange w:id="1844" w:author="Michael LABARRE" w:date="2021-03-12T20:08:00Z">
              <w:rPr>
                <w:i/>
                <w:iCs/>
              </w:rPr>
            </w:rPrChange>
          </w:rPr>
          <w:t>. Upload de document dans le répertoire destiné aux SFD</w:t>
        </w:r>
      </w:ins>
      <w:bookmarkEnd w:id="1833"/>
    </w:p>
    <w:p w14:paraId="61050952" w14:textId="77777777" w:rsidR="007E6FB2" w:rsidRDefault="007E6FB2">
      <w:pPr>
        <w:spacing w:after="160" w:line="259" w:lineRule="auto"/>
        <w:ind w:left="0" w:firstLine="0"/>
        <w:jc w:val="left"/>
        <w:rPr>
          <w:ins w:id="1845" w:author="Heritiana" w:date="2021-03-19T16:03:00Z"/>
          <w:highlight w:val="yellow"/>
        </w:rPr>
      </w:pPr>
      <w:ins w:id="1846" w:author="Heritiana" w:date="2021-03-19T16:03:00Z">
        <w:r>
          <w:rPr>
            <w:highlight w:val="yellow"/>
          </w:rPr>
          <w:br w:type="page"/>
        </w:r>
      </w:ins>
    </w:p>
    <w:p w14:paraId="340DB5E4" w14:textId="35824104" w:rsidR="00195F6B" w:rsidRDefault="00195F6B" w:rsidP="00195F6B">
      <w:pPr>
        <w:rPr>
          <w:ins w:id="1847" w:author="Michael LABARRE" w:date="2021-03-12T19:49:00Z"/>
        </w:rPr>
      </w:pPr>
      <w:ins w:id="1848" w:author="Michael LABARRE" w:date="2021-03-12T19:49:00Z">
        <w:r w:rsidRPr="00806F6C">
          <w:rPr>
            <w:highlight w:val="yellow"/>
          </w:rPr>
          <w:lastRenderedPageBreak/>
          <w:t>Après avoir envoyé le document dans l’espace commun et notifi</w:t>
        </w:r>
        <w:del w:id="1849" w:author="Administrator" w:date="2021-03-16T10:55:00Z">
          <w:r w:rsidRPr="00806F6C" w:rsidDel="00F74578">
            <w:rPr>
              <w:highlight w:val="yellow"/>
            </w:rPr>
            <w:delText>e</w:delText>
          </w:r>
        </w:del>
      </w:ins>
      <w:ins w:id="1850" w:author="Administrator" w:date="2021-03-16T10:55:00Z">
        <w:r w:rsidR="00F74578">
          <w:rPr>
            <w:highlight w:val="yellow"/>
          </w:rPr>
          <w:t>é</w:t>
        </w:r>
      </w:ins>
      <w:ins w:id="1851" w:author="Michael LABARRE" w:date="2021-03-12T19:49:00Z">
        <w:del w:id="1852" w:author="Administrator" w:date="2021-03-16T10:55:00Z">
          <w:r w:rsidRPr="00806F6C" w:rsidDel="00F74578">
            <w:rPr>
              <w:highlight w:val="yellow"/>
            </w:rPr>
            <w:delText>r</w:delText>
          </w:r>
        </w:del>
        <w:r w:rsidRPr="00806F6C">
          <w:rPr>
            <w:highlight w:val="yellow"/>
          </w:rPr>
          <w:t xml:space="preserve"> les SFD, un mail sera envoyé au SFD comme indiqué dans le figure suivante.</w:t>
        </w:r>
      </w:ins>
    </w:p>
    <w:p w14:paraId="5F17EDE1" w14:textId="77777777" w:rsidR="00195F6B" w:rsidRPr="00195F6B" w:rsidRDefault="00195F6B">
      <w:pPr>
        <w:rPr>
          <w:ins w:id="1853" w:author="Heritiana" w:date="2021-03-12T19:11:00Z"/>
        </w:rPr>
        <w:pPrChange w:id="1854" w:author="Michael LABARRE" w:date="2021-03-12T19:49:00Z">
          <w:pPr>
            <w:pStyle w:val="Paragraphedeliste"/>
            <w:ind w:left="755" w:firstLine="0"/>
          </w:pPr>
        </w:pPrChange>
      </w:pPr>
    </w:p>
    <w:p w14:paraId="6FDF4939" w14:textId="77777777" w:rsidR="00195F6B" w:rsidRDefault="00195F6B" w:rsidP="00195F6B">
      <w:pPr>
        <w:rPr>
          <w:ins w:id="1855" w:author="Michael LABARRE" w:date="2021-03-12T19:48:00Z"/>
        </w:rPr>
      </w:pPr>
      <w:ins w:id="1856" w:author="Michael LABARRE" w:date="2021-03-12T19:48:00Z">
        <w:r w:rsidRPr="00806F6C">
          <w:rPr>
            <w:noProof/>
            <w:highlight w:val="yellow"/>
            <w:rPrChange w:id="1857" w:author="Unknown">
              <w:rPr>
                <w:noProof/>
              </w:rPr>
            </w:rPrChange>
          </w:rPr>
          <w:drawing>
            <wp:inline distT="0" distB="0" distL="0" distR="0" wp14:anchorId="496C7E22" wp14:editId="622FC826">
              <wp:extent cx="5731510" cy="1821815"/>
              <wp:effectExtent l="0" t="0" r="2540" b="6985"/>
              <wp:docPr id="1391" name="Imag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 Notification SFD.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ins>
    </w:p>
    <w:p w14:paraId="6409075E" w14:textId="77777777" w:rsidR="00195F6B" w:rsidRDefault="00195F6B" w:rsidP="00195F6B">
      <w:pPr>
        <w:pStyle w:val="Lgende"/>
        <w:rPr>
          <w:ins w:id="1858" w:author="Michael LABARRE" w:date="2021-03-12T19:48:00Z"/>
        </w:rPr>
      </w:pPr>
      <w:bookmarkStart w:id="1859" w:name="_Toc67063130"/>
      <w:ins w:id="1860" w:author="Michael LABARRE" w:date="2021-03-12T19:48:00Z">
        <w:r w:rsidRPr="00806F6C">
          <w:rPr>
            <w:highlight w:val="yellow"/>
          </w:rPr>
          <w:t xml:space="preserve">Figure </w:t>
        </w:r>
        <w:r w:rsidRPr="00806F6C">
          <w:rPr>
            <w:highlight w:val="yellow"/>
          </w:rPr>
          <w:fldChar w:fldCharType="begin"/>
        </w:r>
        <w:r w:rsidRPr="00806F6C">
          <w:rPr>
            <w:highlight w:val="yellow"/>
          </w:rPr>
          <w:instrText xml:space="preserve"> SEQ Figure \* ARABIC </w:instrText>
        </w:r>
        <w:r w:rsidRPr="00806F6C">
          <w:rPr>
            <w:highlight w:val="yellow"/>
          </w:rPr>
          <w:fldChar w:fldCharType="separate"/>
        </w:r>
      </w:ins>
      <w:ins w:id="1861" w:author="Heritiana" w:date="2021-03-19T16:17:00Z">
        <w:r w:rsidR="006048F2">
          <w:rPr>
            <w:noProof/>
            <w:highlight w:val="yellow"/>
          </w:rPr>
          <w:t>19</w:t>
        </w:r>
      </w:ins>
      <w:ins w:id="1862" w:author="ADMIN" w:date="2021-03-15T16:10:00Z">
        <w:del w:id="1863" w:author="Heritiana" w:date="2021-03-19T16:02:00Z">
          <w:r w:rsidR="00164A93" w:rsidDel="007E6FB2">
            <w:rPr>
              <w:noProof/>
              <w:highlight w:val="yellow"/>
            </w:rPr>
            <w:delText>20</w:delText>
          </w:r>
        </w:del>
      </w:ins>
      <w:ins w:id="1864" w:author="Michael LABARRE" w:date="2021-03-12T19:48:00Z">
        <w:r w:rsidRPr="00806F6C">
          <w:rPr>
            <w:highlight w:val="yellow"/>
          </w:rPr>
          <w:fldChar w:fldCharType="end"/>
        </w:r>
        <w:r w:rsidRPr="00806F6C">
          <w:rPr>
            <w:highlight w:val="yellow"/>
          </w:rPr>
          <w:t>. Notification de réception de document</w:t>
        </w:r>
        <w:bookmarkEnd w:id="1859"/>
      </w:ins>
    </w:p>
    <w:p w14:paraId="6DD31496" w14:textId="6D8E6C6F" w:rsidR="00F75FAD" w:rsidDel="00774AFF" w:rsidRDefault="00F75FAD">
      <w:pPr>
        <w:rPr>
          <w:ins w:id="1865" w:author="Michael LABARRE" w:date="2021-03-12T20:09:00Z"/>
          <w:del w:id="1866" w:author="Heritiana" w:date="2021-03-19T16:07:00Z"/>
        </w:rPr>
        <w:pPrChange w:id="1867" w:author="Administrator" w:date="2021-03-09T20:58:00Z">
          <w:pPr>
            <w:pStyle w:val="Paragraphedeliste"/>
            <w:ind w:left="755" w:firstLine="0"/>
          </w:pPr>
        </w:pPrChange>
      </w:pPr>
    </w:p>
    <w:p w14:paraId="11DF502D" w14:textId="0BE2D3BE" w:rsidR="00573EF6" w:rsidDel="00774AFF" w:rsidRDefault="00573EF6">
      <w:pPr>
        <w:rPr>
          <w:ins w:id="1868" w:author="Michael LABARRE" w:date="2021-03-12T20:09:00Z"/>
          <w:del w:id="1869" w:author="Heritiana" w:date="2021-03-19T16:07:00Z"/>
        </w:rPr>
        <w:pPrChange w:id="1870" w:author="Administrator" w:date="2021-03-09T20:58:00Z">
          <w:pPr>
            <w:pStyle w:val="Paragraphedeliste"/>
            <w:ind w:left="755" w:firstLine="0"/>
          </w:pPr>
        </w:pPrChange>
      </w:pPr>
    </w:p>
    <w:p w14:paraId="1F0418AB" w14:textId="17E1C56A" w:rsidR="00573EF6" w:rsidDel="00774AFF" w:rsidRDefault="00573EF6">
      <w:pPr>
        <w:rPr>
          <w:ins w:id="1871" w:author="Michael LABARRE" w:date="2021-03-12T20:09:00Z"/>
          <w:del w:id="1872" w:author="Heritiana" w:date="2021-03-19T16:07:00Z"/>
        </w:rPr>
        <w:pPrChange w:id="1873" w:author="Administrator" w:date="2021-03-09T20:58:00Z">
          <w:pPr>
            <w:pStyle w:val="Paragraphedeliste"/>
            <w:ind w:left="755" w:firstLine="0"/>
          </w:pPr>
        </w:pPrChange>
      </w:pPr>
    </w:p>
    <w:p w14:paraId="7B33115D" w14:textId="4B5F3F7C" w:rsidR="00573EF6" w:rsidDel="00774AFF" w:rsidRDefault="00573EF6">
      <w:pPr>
        <w:rPr>
          <w:ins w:id="1874" w:author="Michael LABARRE" w:date="2021-03-12T20:09:00Z"/>
          <w:del w:id="1875" w:author="Heritiana" w:date="2021-03-19T16:07:00Z"/>
        </w:rPr>
        <w:pPrChange w:id="1876" w:author="Administrator" w:date="2021-03-09T20:58:00Z">
          <w:pPr>
            <w:pStyle w:val="Paragraphedeliste"/>
            <w:ind w:left="755" w:firstLine="0"/>
          </w:pPr>
        </w:pPrChange>
      </w:pPr>
    </w:p>
    <w:p w14:paraId="712E144B" w14:textId="201358EE" w:rsidR="00573EF6" w:rsidDel="00774AFF" w:rsidRDefault="00573EF6">
      <w:pPr>
        <w:rPr>
          <w:ins w:id="1877" w:author="Michael LABARRE" w:date="2021-03-12T20:09:00Z"/>
          <w:del w:id="1878" w:author="Heritiana" w:date="2021-03-19T16:07:00Z"/>
        </w:rPr>
        <w:pPrChange w:id="1879" w:author="Administrator" w:date="2021-03-09T20:58:00Z">
          <w:pPr>
            <w:pStyle w:val="Paragraphedeliste"/>
            <w:ind w:left="755" w:firstLine="0"/>
          </w:pPr>
        </w:pPrChange>
      </w:pPr>
    </w:p>
    <w:p w14:paraId="0FCD76A9" w14:textId="214776FB" w:rsidR="00573EF6" w:rsidDel="00774AFF" w:rsidRDefault="00573EF6">
      <w:pPr>
        <w:rPr>
          <w:ins w:id="1880" w:author="Michael LABARRE" w:date="2021-03-12T20:09:00Z"/>
          <w:del w:id="1881" w:author="Heritiana" w:date="2021-03-19T16:07:00Z"/>
        </w:rPr>
        <w:pPrChange w:id="1882" w:author="Administrator" w:date="2021-03-09T20:58:00Z">
          <w:pPr>
            <w:pStyle w:val="Paragraphedeliste"/>
            <w:ind w:left="755" w:firstLine="0"/>
          </w:pPr>
        </w:pPrChange>
      </w:pPr>
    </w:p>
    <w:p w14:paraId="584DFD25" w14:textId="4DAC50D3" w:rsidR="00573EF6" w:rsidDel="00774AFF" w:rsidRDefault="00573EF6">
      <w:pPr>
        <w:rPr>
          <w:ins w:id="1883" w:author="Michael LABARRE" w:date="2021-03-12T20:09:00Z"/>
          <w:del w:id="1884" w:author="Heritiana" w:date="2021-03-19T16:07:00Z"/>
        </w:rPr>
        <w:pPrChange w:id="1885" w:author="Administrator" w:date="2021-03-09T20:58:00Z">
          <w:pPr>
            <w:pStyle w:val="Paragraphedeliste"/>
            <w:ind w:left="755" w:firstLine="0"/>
          </w:pPr>
        </w:pPrChange>
      </w:pPr>
    </w:p>
    <w:p w14:paraId="42F566C8" w14:textId="66A5A017" w:rsidR="00573EF6" w:rsidDel="00774AFF" w:rsidRDefault="00573EF6">
      <w:pPr>
        <w:rPr>
          <w:ins w:id="1886" w:author="Michael LABARRE" w:date="2021-03-12T20:09:00Z"/>
          <w:del w:id="1887" w:author="Heritiana" w:date="2021-03-19T16:07:00Z"/>
        </w:rPr>
        <w:pPrChange w:id="1888" w:author="Administrator" w:date="2021-03-09T20:58:00Z">
          <w:pPr>
            <w:pStyle w:val="Paragraphedeliste"/>
            <w:ind w:left="755" w:firstLine="0"/>
          </w:pPr>
        </w:pPrChange>
      </w:pPr>
    </w:p>
    <w:p w14:paraId="5B74E78A" w14:textId="7AFB92B4" w:rsidR="00573EF6" w:rsidDel="00774AFF" w:rsidRDefault="00573EF6">
      <w:pPr>
        <w:rPr>
          <w:ins w:id="1889" w:author="Michael LABARRE" w:date="2021-03-12T20:09:00Z"/>
          <w:del w:id="1890" w:author="Heritiana" w:date="2021-03-19T16:07:00Z"/>
        </w:rPr>
        <w:pPrChange w:id="1891" w:author="Administrator" w:date="2021-03-09T20:58:00Z">
          <w:pPr>
            <w:pStyle w:val="Paragraphedeliste"/>
            <w:ind w:left="755" w:firstLine="0"/>
          </w:pPr>
        </w:pPrChange>
      </w:pPr>
    </w:p>
    <w:p w14:paraId="2EE36DA7" w14:textId="77777777" w:rsidR="00573EF6" w:rsidRDefault="00573EF6">
      <w:pPr>
        <w:rPr>
          <w:ins w:id="1892" w:author="Michael LABARRE" w:date="2021-03-12T20:09:00Z"/>
        </w:rPr>
        <w:pPrChange w:id="1893" w:author="Administrator" w:date="2021-03-09T20:58:00Z">
          <w:pPr>
            <w:pStyle w:val="Paragraphedeliste"/>
            <w:ind w:left="755" w:firstLine="0"/>
          </w:pPr>
        </w:pPrChange>
      </w:pPr>
    </w:p>
    <w:p w14:paraId="4E0C70CC" w14:textId="77777777" w:rsidR="00774AFF" w:rsidRDefault="00774AFF">
      <w:pPr>
        <w:rPr>
          <w:ins w:id="1894" w:author="Heritiana" w:date="2021-03-19T16:07:00Z"/>
          <w:highlight w:val="yellow"/>
        </w:rPr>
        <w:pPrChange w:id="1895" w:author="Administrator" w:date="2021-03-09T20:58:00Z">
          <w:pPr>
            <w:pStyle w:val="Paragraphedeliste"/>
            <w:ind w:left="755" w:firstLine="0"/>
          </w:pPr>
        </w:pPrChange>
      </w:pPr>
    </w:p>
    <w:p w14:paraId="4E502D2E" w14:textId="77777777" w:rsidR="00774AFF" w:rsidRDefault="00774AFF">
      <w:pPr>
        <w:rPr>
          <w:ins w:id="1896" w:author="Heritiana" w:date="2021-03-19T16:07:00Z"/>
          <w:highlight w:val="yellow"/>
        </w:rPr>
        <w:pPrChange w:id="1897" w:author="Administrator" w:date="2021-03-09T20:58:00Z">
          <w:pPr>
            <w:pStyle w:val="Paragraphedeliste"/>
            <w:ind w:left="755" w:firstLine="0"/>
          </w:pPr>
        </w:pPrChange>
      </w:pPr>
    </w:p>
    <w:p w14:paraId="65F2754F" w14:textId="61AA1E87" w:rsidR="00573EF6" w:rsidRDefault="00573EF6">
      <w:pPr>
        <w:rPr>
          <w:ins w:id="1898" w:author="Heritiana" w:date="2021-03-12T19:11:00Z"/>
        </w:rPr>
        <w:pPrChange w:id="1899" w:author="Administrator" w:date="2021-03-09T20:58:00Z">
          <w:pPr>
            <w:pStyle w:val="Paragraphedeliste"/>
            <w:ind w:left="755" w:firstLine="0"/>
          </w:pPr>
        </w:pPrChange>
      </w:pPr>
      <w:ins w:id="1900" w:author="Michael LABARRE" w:date="2021-03-12T20:09:00Z">
        <w:r w:rsidRPr="00573EF6">
          <w:rPr>
            <w:highlight w:val="yellow"/>
            <w:rPrChange w:id="1901" w:author="Michael LABARRE" w:date="2021-03-12T20:10:00Z">
              <w:rPr/>
            </w:rPrChange>
          </w:rPr>
          <w:t>Le SFD pourra alors consulter le document envoyé par l’ARSM après avoir cliqué sur le lien contenu dans le mail de notification</w:t>
        </w:r>
      </w:ins>
      <w:ins w:id="1902" w:author="Michael LABARRE" w:date="2021-03-12T20:10:00Z">
        <w:r w:rsidRPr="00573EF6">
          <w:rPr>
            <w:highlight w:val="yellow"/>
            <w:rPrChange w:id="1903" w:author="Michael LABARRE" w:date="2021-03-12T20:10:00Z">
              <w:rPr/>
            </w:rPrChange>
          </w:rPr>
          <w:t>.</w:t>
        </w:r>
      </w:ins>
    </w:p>
    <w:p w14:paraId="74251E3B" w14:textId="22736343" w:rsidR="000D1D08" w:rsidRDefault="00F75FAD">
      <w:pPr>
        <w:rPr>
          <w:ins w:id="1904" w:author="Michael LABARRE" w:date="2021-03-12T19:45:00Z"/>
        </w:rPr>
        <w:pPrChange w:id="1905" w:author="Administrator" w:date="2021-03-09T20:58:00Z">
          <w:pPr>
            <w:pStyle w:val="Paragraphedeliste"/>
            <w:ind w:left="755" w:firstLine="0"/>
          </w:pPr>
        </w:pPrChange>
      </w:pPr>
      <w:ins w:id="1906" w:author="Heritiana" w:date="2021-03-12T19:10:00Z">
        <w:r w:rsidRPr="006B2BF6">
          <w:rPr>
            <w:noProof/>
            <w:highlight w:val="yellow"/>
            <w:rPrChange w:id="1907" w:author="Michael LABARRE" w:date="2021-03-12T20:08:00Z">
              <w:rPr>
                <w:noProof/>
              </w:rPr>
            </w:rPrChange>
          </w:rPr>
          <w:drawing>
            <wp:inline distT="0" distB="0" distL="0" distR="0" wp14:anchorId="014B1B58" wp14:editId="2B92BCF9">
              <wp:extent cx="5731510" cy="2428240"/>
              <wp:effectExtent l="0" t="0" r="254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 - Affichage du document et des membre du gourpe SFD qui ont acces au documen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inline>
          </w:drawing>
        </w:r>
      </w:ins>
    </w:p>
    <w:p w14:paraId="496B15C2" w14:textId="70BCBA9E" w:rsidR="0010752B" w:rsidRDefault="0010752B">
      <w:pPr>
        <w:pStyle w:val="Lgende"/>
        <w:rPr>
          <w:ins w:id="1908" w:author="ADMIN" w:date="2021-03-15T10:56:00Z"/>
        </w:rPr>
        <w:pPrChange w:id="1909" w:author="Michael LABARRE" w:date="2021-03-12T19:45:00Z">
          <w:pPr>
            <w:pStyle w:val="Paragraphedeliste"/>
            <w:ind w:left="755" w:firstLine="0"/>
          </w:pPr>
        </w:pPrChange>
      </w:pPr>
      <w:bookmarkStart w:id="1910" w:name="_Toc67063131"/>
      <w:ins w:id="1911" w:author="Michael LABARRE" w:date="2021-03-12T19:45:00Z">
        <w:r w:rsidRPr="006B2BF6">
          <w:rPr>
            <w:highlight w:val="yellow"/>
            <w:rPrChange w:id="1912" w:author="Michael LABARRE" w:date="2021-03-12T20:08:00Z">
              <w:rPr>
                <w:i/>
                <w:iCs/>
              </w:rPr>
            </w:rPrChange>
          </w:rPr>
          <w:t xml:space="preserve">Figure </w:t>
        </w:r>
        <w:r w:rsidRPr="006B2BF6">
          <w:rPr>
            <w:highlight w:val="yellow"/>
            <w:rPrChange w:id="1913" w:author="Michael LABARRE" w:date="2021-03-12T20:08:00Z">
              <w:rPr>
                <w:i/>
                <w:iCs/>
              </w:rPr>
            </w:rPrChange>
          </w:rPr>
          <w:fldChar w:fldCharType="begin"/>
        </w:r>
        <w:r w:rsidRPr="006B2BF6">
          <w:rPr>
            <w:highlight w:val="yellow"/>
            <w:rPrChange w:id="1914" w:author="Michael LABARRE" w:date="2021-03-12T20:08:00Z">
              <w:rPr>
                <w:i/>
                <w:iCs/>
              </w:rPr>
            </w:rPrChange>
          </w:rPr>
          <w:instrText xml:space="preserve"> SEQ Figure \* ARABIC </w:instrText>
        </w:r>
      </w:ins>
      <w:r w:rsidRPr="006B2BF6">
        <w:rPr>
          <w:highlight w:val="yellow"/>
          <w:rPrChange w:id="1915" w:author="Michael LABARRE" w:date="2021-03-12T20:08:00Z">
            <w:rPr>
              <w:i/>
              <w:iCs/>
            </w:rPr>
          </w:rPrChange>
        </w:rPr>
        <w:fldChar w:fldCharType="separate"/>
      </w:r>
      <w:ins w:id="1916" w:author="Heritiana" w:date="2021-03-19T16:17:00Z">
        <w:r w:rsidR="006048F2">
          <w:rPr>
            <w:noProof/>
            <w:highlight w:val="yellow"/>
          </w:rPr>
          <w:t>20</w:t>
        </w:r>
      </w:ins>
      <w:ins w:id="1917" w:author="ADMIN" w:date="2021-03-15T16:10:00Z">
        <w:del w:id="1918" w:author="Heritiana" w:date="2021-03-19T16:02:00Z">
          <w:r w:rsidR="00164A93" w:rsidDel="007E6FB2">
            <w:rPr>
              <w:noProof/>
              <w:highlight w:val="yellow"/>
            </w:rPr>
            <w:delText>21</w:delText>
          </w:r>
        </w:del>
      </w:ins>
      <w:ins w:id="1919" w:author="Michael LABARRE" w:date="2021-03-12T19:45:00Z">
        <w:r w:rsidRPr="006B2BF6">
          <w:rPr>
            <w:highlight w:val="yellow"/>
            <w:rPrChange w:id="1920" w:author="Michael LABARRE" w:date="2021-03-12T20:08:00Z">
              <w:rPr>
                <w:i/>
                <w:iCs/>
              </w:rPr>
            </w:rPrChange>
          </w:rPr>
          <w:fldChar w:fldCharType="end"/>
        </w:r>
        <w:r w:rsidRPr="006B2BF6">
          <w:rPr>
            <w:highlight w:val="yellow"/>
            <w:rPrChange w:id="1921" w:author="Michael LABARRE" w:date="2021-03-12T20:08:00Z">
              <w:rPr>
                <w:i/>
                <w:iCs/>
              </w:rPr>
            </w:rPrChange>
          </w:rPr>
          <w:t>. Affichage du document dans le répertoire commun aux SFD</w:t>
        </w:r>
      </w:ins>
      <w:bookmarkEnd w:id="1910"/>
    </w:p>
    <w:p w14:paraId="6CFFD08B" w14:textId="77777777" w:rsidR="000B480E" w:rsidRDefault="000B480E">
      <w:pPr>
        <w:rPr>
          <w:ins w:id="1922" w:author="ADMIN" w:date="2021-03-15T10:56:00Z"/>
        </w:rPr>
        <w:pPrChange w:id="1923" w:author="ADMIN" w:date="2021-03-15T10:56:00Z">
          <w:pPr>
            <w:pStyle w:val="Paragraphedeliste"/>
            <w:ind w:left="755" w:firstLine="0"/>
          </w:pPr>
        </w:pPrChange>
      </w:pPr>
    </w:p>
    <w:p w14:paraId="20CC05EF" w14:textId="77777777" w:rsidR="00774AFF" w:rsidRDefault="00774AFF">
      <w:pPr>
        <w:spacing w:after="160" w:line="259" w:lineRule="auto"/>
        <w:ind w:left="0" w:firstLine="0"/>
        <w:jc w:val="left"/>
        <w:rPr>
          <w:ins w:id="1924" w:author="Heritiana" w:date="2021-03-19T16:07:00Z"/>
          <w:rFonts w:asciiTheme="majorHAnsi" w:eastAsiaTheme="majorEastAsia" w:hAnsiTheme="majorHAnsi" w:cstheme="majorBidi"/>
          <w:b/>
          <w:color w:val="3B3838" w:themeColor="background2" w:themeShade="40"/>
          <w:sz w:val="28"/>
          <w:szCs w:val="24"/>
          <w:highlight w:val="yellow"/>
          <w:u w:val="single"/>
        </w:rPr>
      </w:pPr>
      <w:ins w:id="1925" w:author="Heritiana" w:date="2021-03-19T16:07:00Z">
        <w:r>
          <w:rPr>
            <w:highlight w:val="yellow"/>
          </w:rPr>
          <w:br w:type="page"/>
        </w:r>
      </w:ins>
    </w:p>
    <w:p w14:paraId="2CF04F45" w14:textId="2038095D" w:rsidR="000B480E" w:rsidRDefault="000B480E">
      <w:pPr>
        <w:pStyle w:val="Titre3"/>
        <w:rPr>
          <w:ins w:id="1926" w:author="ADMIN" w:date="2021-03-15T11:02:00Z"/>
          <w:highlight w:val="yellow"/>
        </w:rPr>
        <w:pPrChange w:id="1927" w:author="ADMIN" w:date="2021-03-15T10:59:00Z">
          <w:pPr>
            <w:pStyle w:val="Paragraphedeliste"/>
            <w:ind w:left="755" w:firstLine="0"/>
          </w:pPr>
        </w:pPrChange>
      </w:pPr>
      <w:bookmarkStart w:id="1928" w:name="_Toc67063094"/>
      <w:ins w:id="1929" w:author="ADMIN" w:date="2021-03-15T10:56:00Z">
        <w:r w:rsidRPr="000B480E">
          <w:rPr>
            <w:highlight w:val="yellow"/>
            <w:rPrChange w:id="1930" w:author="ADMIN" w:date="2021-03-15T10:59:00Z">
              <w:rPr/>
            </w:rPrChange>
          </w:rPr>
          <w:lastRenderedPageBreak/>
          <w:t xml:space="preserve">Téléchargement d’un fichier sur la </w:t>
        </w:r>
        <w:commentRangeStart w:id="1931"/>
        <w:r w:rsidRPr="000B480E">
          <w:rPr>
            <w:highlight w:val="yellow"/>
            <w:rPrChange w:id="1932" w:author="ADMIN" w:date="2021-03-15T10:59:00Z">
              <w:rPr/>
            </w:rPrChange>
          </w:rPr>
          <w:t>plateforme</w:t>
        </w:r>
      </w:ins>
      <w:commentRangeEnd w:id="1931"/>
      <w:ins w:id="1933" w:author="ADMIN" w:date="2021-03-15T11:01:00Z">
        <w:r>
          <w:rPr>
            <w:rStyle w:val="Marquedecommentaire"/>
            <w:rFonts w:ascii="Calibri" w:eastAsia="Calibri" w:hAnsi="Calibri" w:cs="Calibri"/>
            <w:b w:val="0"/>
            <w:color w:val="000000"/>
            <w:u w:val="none"/>
          </w:rPr>
          <w:commentReference w:id="1931"/>
        </w:r>
      </w:ins>
      <w:bookmarkEnd w:id="1928"/>
    </w:p>
    <w:p w14:paraId="4391EB63" w14:textId="46BF5392" w:rsidR="00F01EF5" w:rsidRPr="007E6FB2" w:rsidRDefault="00F01EF5">
      <w:pPr>
        <w:pStyle w:val="Titre4"/>
        <w:numPr>
          <w:ilvl w:val="0"/>
          <w:numId w:val="51"/>
        </w:numPr>
        <w:rPr>
          <w:ins w:id="1934" w:author="ADMIN" w:date="2021-03-15T11:15:00Z"/>
          <w:highlight w:val="yellow"/>
        </w:rPr>
        <w:pPrChange w:id="1935" w:author="Heritiana" w:date="2021-03-19T16:05:00Z">
          <w:pPr>
            <w:pStyle w:val="Paragraphedeliste"/>
            <w:ind w:left="755" w:firstLine="0"/>
          </w:pPr>
        </w:pPrChange>
      </w:pPr>
      <w:bookmarkStart w:id="1936" w:name="_Toc67063095"/>
      <w:ins w:id="1937" w:author="ADMIN" w:date="2021-03-15T11:15:00Z">
        <w:r w:rsidRPr="007E6FB2">
          <w:rPr>
            <w:highlight w:val="yellow"/>
          </w:rPr>
          <w:t>Clic droit puis « Télécharger »</w:t>
        </w:r>
        <w:bookmarkEnd w:id="1936"/>
      </w:ins>
    </w:p>
    <w:p w14:paraId="666D31C9" w14:textId="70DDDBC2" w:rsidR="000B480E" w:rsidRPr="000B480E" w:rsidRDefault="000B480E">
      <w:pPr>
        <w:rPr>
          <w:ins w:id="1938" w:author="ADMIN" w:date="2021-03-15T10:56:00Z"/>
          <w:highlight w:val="yellow"/>
          <w:rPrChange w:id="1939" w:author="ADMIN" w:date="2021-03-15T11:02:00Z">
            <w:rPr>
              <w:ins w:id="1940" w:author="ADMIN" w:date="2021-03-15T10:56:00Z"/>
            </w:rPr>
          </w:rPrChange>
        </w:rPr>
        <w:pPrChange w:id="1941" w:author="ADMIN" w:date="2021-03-15T11:02:00Z">
          <w:pPr>
            <w:pStyle w:val="Paragraphedeliste"/>
            <w:ind w:left="755" w:firstLine="0"/>
          </w:pPr>
        </w:pPrChange>
      </w:pPr>
      <w:ins w:id="1942" w:author="ADMIN" w:date="2021-03-15T11:02:00Z">
        <w:r>
          <w:rPr>
            <w:highlight w:val="yellow"/>
          </w:rPr>
          <w:t>Pour télécharger un document, il faut placer le curseur au niveau du nom du document</w:t>
        </w:r>
      </w:ins>
      <w:ins w:id="1943" w:author="ADMIN" w:date="2021-03-15T11:04:00Z">
        <w:r>
          <w:rPr>
            <w:highlight w:val="yellow"/>
          </w:rPr>
          <w:t xml:space="preserve">. Puis </w:t>
        </w:r>
        <w:del w:id="1944" w:author="Administrator" w:date="2021-03-17T07:24:00Z">
          <w:r w:rsidDel="00EC3B82">
            <w:rPr>
              <w:highlight w:val="yellow"/>
            </w:rPr>
            <w:delText xml:space="preserve">en </w:delText>
          </w:r>
        </w:del>
        <w:r>
          <w:rPr>
            <w:highlight w:val="yellow"/>
          </w:rPr>
          <w:t>fai</w:t>
        </w:r>
      </w:ins>
      <w:ins w:id="1945" w:author="Administrator" w:date="2021-03-17T07:24:00Z">
        <w:r w:rsidR="00EC3B82">
          <w:rPr>
            <w:highlight w:val="yellow"/>
          </w:rPr>
          <w:t>re</w:t>
        </w:r>
      </w:ins>
      <w:ins w:id="1946" w:author="ADMIN" w:date="2021-03-15T11:04:00Z">
        <w:del w:id="1947" w:author="Administrator" w:date="2021-03-17T07:24:00Z">
          <w:r w:rsidDel="00EC3B82">
            <w:rPr>
              <w:highlight w:val="yellow"/>
            </w:rPr>
            <w:delText>sant</w:delText>
          </w:r>
        </w:del>
        <w:r>
          <w:rPr>
            <w:highlight w:val="yellow"/>
          </w:rPr>
          <w:t xml:space="preserve"> un clic droit </w:t>
        </w:r>
      </w:ins>
      <w:ins w:id="1948" w:author="ADMIN" w:date="2021-03-15T11:05:00Z">
        <w:r>
          <w:rPr>
            <w:highlight w:val="yellow"/>
          </w:rPr>
          <w:t>pour qu</w:t>
        </w:r>
      </w:ins>
      <w:ins w:id="1949" w:author="ADMIN" w:date="2021-03-15T11:06:00Z">
        <w:r w:rsidR="00E2555D">
          <w:rPr>
            <w:highlight w:val="yellow"/>
          </w:rPr>
          <w:t>’un menu contextuel apparaisse avec plusieurs options. Et enfin, choisir l</w:t>
        </w:r>
      </w:ins>
      <w:ins w:id="1950" w:author="ADMIN" w:date="2021-03-15T11:07:00Z">
        <w:r w:rsidR="00E2555D">
          <w:rPr>
            <w:highlight w:val="yellow"/>
          </w:rPr>
          <w:t>’option « Télécharger » pour lancer le téléchargement.</w:t>
        </w:r>
      </w:ins>
    </w:p>
    <w:p w14:paraId="2ED21B05" w14:textId="77777777" w:rsidR="000B480E" w:rsidRDefault="000B480E">
      <w:pPr>
        <w:rPr>
          <w:ins w:id="1951" w:author="ADMIN" w:date="2021-03-15T11:00:00Z"/>
        </w:rPr>
        <w:pPrChange w:id="1952" w:author="ADMIN" w:date="2021-03-15T10:56:00Z">
          <w:pPr>
            <w:pStyle w:val="Paragraphedeliste"/>
            <w:ind w:left="755" w:firstLine="0"/>
          </w:pPr>
        </w:pPrChange>
      </w:pPr>
      <w:ins w:id="1953" w:author="ADMIN" w:date="2021-03-15T11:00:00Z">
        <w:r>
          <w:rPr>
            <w:noProof/>
          </w:rPr>
          <w:drawing>
            <wp:inline distT="0" distB="0" distL="0" distR="0" wp14:anchorId="47CFEFDE" wp14:editId="70DE0BE3">
              <wp:extent cx="5731510" cy="2810968"/>
              <wp:effectExtent l="0" t="0" r="2540" b="889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élécharger un document ARSM 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10968"/>
                      </a:xfrm>
                      <a:prstGeom prst="rect">
                        <a:avLst/>
                      </a:prstGeom>
                    </pic:spPr>
                  </pic:pic>
                </a:graphicData>
              </a:graphic>
            </wp:inline>
          </w:drawing>
        </w:r>
      </w:ins>
    </w:p>
    <w:p w14:paraId="7709855A" w14:textId="47E5BD17" w:rsidR="000B480E" w:rsidRPr="00E2555D" w:rsidRDefault="000B480E">
      <w:pPr>
        <w:pStyle w:val="Lgende"/>
        <w:rPr>
          <w:ins w:id="1954" w:author="ADMIN" w:date="2021-03-15T11:00:00Z"/>
          <w:highlight w:val="yellow"/>
          <w:rPrChange w:id="1955" w:author="ADMIN" w:date="2021-03-15T11:10:00Z">
            <w:rPr>
              <w:ins w:id="1956" w:author="ADMIN" w:date="2021-03-15T11:00:00Z"/>
            </w:rPr>
          </w:rPrChange>
        </w:rPr>
        <w:pPrChange w:id="1957" w:author="ADMIN" w:date="2021-03-15T11:02:00Z">
          <w:pPr>
            <w:pStyle w:val="Paragraphedeliste"/>
            <w:ind w:left="755" w:firstLine="0"/>
          </w:pPr>
        </w:pPrChange>
      </w:pPr>
      <w:bookmarkStart w:id="1958" w:name="_Toc67063132"/>
      <w:ins w:id="1959" w:author="ADMIN" w:date="2021-03-15T11:02:00Z">
        <w:r w:rsidRPr="00E2555D">
          <w:rPr>
            <w:highlight w:val="yellow"/>
            <w:rPrChange w:id="1960" w:author="ADMIN" w:date="2021-03-15T11:10:00Z">
              <w:rPr/>
            </w:rPrChange>
          </w:rPr>
          <w:t xml:space="preserve">Figure </w:t>
        </w:r>
        <w:r w:rsidRPr="00E2555D">
          <w:rPr>
            <w:highlight w:val="yellow"/>
            <w:rPrChange w:id="1961" w:author="ADMIN" w:date="2021-03-15T11:10:00Z">
              <w:rPr/>
            </w:rPrChange>
          </w:rPr>
          <w:fldChar w:fldCharType="begin"/>
        </w:r>
        <w:r w:rsidRPr="00E2555D">
          <w:rPr>
            <w:highlight w:val="yellow"/>
            <w:rPrChange w:id="1962" w:author="ADMIN" w:date="2021-03-15T11:10:00Z">
              <w:rPr/>
            </w:rPrChange>
          </w:rPr>
          <w:instrText xml:space="preserve"> SEQ Figure \* ARABIC </w:instrText>
        </w:r>
      </w:ins>
      <w:r w:rsidRPr="00E2555D">
        <w:rPr>
          <w:highlight w:val="yellow"/>
          <w:rPrChange w:id="1963" w:author="ADMIN" w:date="2021-03-15T11:10:00Z">
            <w:rPr/>
          </w:rPrChange>
        </w:rPr>
        <w:fldChar w:fldCharType="separate"/>
      </w:r>
      <w:ins w:id="1964" w:author="Heritiana" w:date="2021-03-19T16:17:00Z">
        <w:r w:rsidR="006048F2">
          <w:rPr>
            <w:noProof/>
            <w:highlight w:val="yellow"/>
          </w:rPr>
          <w:t>21</w:t>
        </w:r>
      </w:ins>
      <w:ins w:id="1965" w:author="ADMIN" w:date="2021-03-15T16:10:00Z">
        <w:del w:id="1966" w:author="Heritiana" w:date="2021-03-19T16:02:00Z">
          <w:r w:rsidR="00164A93" w:rsidDel="007E6FB2">
            <w:rPr>
              <w:noProof/>
              <w:highlight w:val="yellow"/>
            </w:rPr>
            <w:delText>22</w:delText>
          </w:r>
        </w:del>
      </w:ins>
      <w:ins w:id="1967" w:author="ADMIN" w:date="2021-03-15T11:02:00Z">
        <w:r w:rsidRPr="00E2555D">
          <w:rPr>
            <w:highlight w:val="yellow"/>
            <w:rPrChange w:id="1968" w:author="ADMIN" w:date="2021-03-15T11:10:00Z">
              <w:rPr/>
            </w:rPrChange>
          </w:rPr>
          <w:fldChar w:fldCharType="end"/>
        </w:r>
        <w:r w:rsidRPr="00E2555D">
          <w:rPr>
            <w:highlight w:val="yellow"/>
            <w:rPrChange w:id="1969" w:author="ADMIN" w:date="2021-03-15T11:10:00Z">
              <w:rPr/>
            </w:rPrChange>
          </w:rPr>
          <w:t>. Téléchargement de document (1ère méthode)</w:t>
        </w:r>
      </w:ins>
      <w:bookmarkEnd w:id="1958"/>
    </w:p>
    <w:p w14:paraId="434DB8B1" w14:textId="77777777" w:rsidR="000B480E" w:rsidRDefault="000B480E">
      <w:pPr>
        <w:rPr>
          <w:ins w:id="1970" w:author="ADMIN" w:date="2021-03-15T11:07:00Z"/>
        </w:rPr>
        <w:pPrChange w:id="1971" w:author="ADMIN" w:date="2021-03-15T10:56:00Z">
          <w:pPr>
            <w:pStyle w:val="Paragraphedeliste"/>
            <w:ind w:left="755" w:firstLine="0"/>
          </w:pPr>
        </w:pPrChange>
      </w:pPr>
    </w:p>
    <w:p w14:paraId="778CD5EE" w14:textId="77777777" w:rsidR="00E2555D" w:rsidRDefault="00E2555D">
      <w:pPr>
        <w:rPr>
          <w:ins w:id="1972" w:author="ADMIN" w:date="2021-03-15T11:07:00Z"/>
        </w:rPr>
        <w:pPrChange w:id="1973" w:author="ADMIN" w:date="2021-03-15T10:56:00Z">
          <w:pPr>
            <w:pStyle w:val="Paragraphedeliste"/>
            <w:ind w:left="755" w:firstLine="0"/>
          </w:pPr>
        </w:pPrChange>
      </w:pPr>
    </w:p>
    <w:p w14:paraId="70F8152D" w14:textId="7B8C9D28" w:rsidR="00E2555D" w:rsidDel="00EC670C" w:rsidRDefault="00E2555D">
      <w:pPr>
        <w:rPr>
          <w:ins w:id="1974" w:author="ADMIN" w:date="2021-03-15T11:07:00Z"/>
          <w:del w:id="1975" w:author="Heritiana" w:date="2021-03-19T16:09:00Z"/>
        </w:rPr>
        <w:pPrChange w:id="1976" w:author="ADMIN" w:date="2021-03-15T10:56:00Z">
          <w:pPr>
            <w:pStyle w:val="Paragraphedeliste"/>
            <w:ind w:left="755" w:firstLine="0"/>
          </w:pPr>
        </w:pPrChange>
      </w:pPr>
      <w:bookmarkStart w:id="1977" w:name="_Toc67062811"/>
      <w:bookmarkStart w:id="1978" w:name="_Toc67063009"/>
      <w:bookmarkStart w:id="1979" w:name="_Toc67063096"/>
      <w:bookmarkEnd w:id="1977"/>
      <w:bookmarkEnd w:id="1978"/>
      <w:bookmarkEnd w:id="1979"/>
    </w:p>
    <w:p w14:paraId="78515A27" w14:textId="34D4A2E9" w:rsidR="00E2555D" w:rsidDel="00EC670C" w:rsidRDefault="00E2555D">
      <w:pPr>
        <w:rPr>
          <w:ins w:id="1980" w:author="ADMIN" w:date="2021-03-15T11:07:00Z"/>
          <w:del w:id="1981" w:author="Heritiana" w:date="2021-03-19T16:09:00Z"/>
        </w:rPr>
        <w:pPrChange w:id="1982" w:author="ADMIN" w:date="2021-03-15T10:56:00Z">
          <w:pPr>
            <w:pStyle w:val="Paragraphedeliste"/>
            <w:ind w:left="755" w:firstLine="0"/>
          </w:pPr>
        </w:pPrChange>
      </w:pPr>
      <w:bookmarkStart w:id="1983" w:name="_Toc67062812"/>
      <w:bookmarkStart w:id="1984" w:name="_Toc67063010"/>
      <w:bookmarkStart w:id="1985" w:name="_Toc67063097"/>
      <w:bookmarkEnd w:id="1983"/>
      <w:bookmarkEnd w:id="1984"/>
      <w:bookmarkEnd w:id="1985"/>
    </w:p>
    <w:p w14:paraId="34F5D956" w14:textId="4329DC00" w:rsidR="00F01EF5" w:rsidRDefault="00F01EF5">
      <w:pPr>
        <w:pStyle w:val="Titre4"/>
        <w:numPr>
          <w:ilvl w:val="0"/>
          <w:numId w:val="45"/>
        </w:numPr>
        <w:rPr>
          <w:ins w:id="1986" w:author="ADMIN" w:date="2021-03-15T11:16:00Z"/>
          <w:highlight w:val="yellow"/>
        </w:rPr>
        <w:pPrChange w:id="1987" w:author="ADMIN" w:date="2021-03-15T11:17:00Z">
          <w:pPr>
            <w:pStyle w:val="Paragraphedeliste"/>
            <w:ind w:left="755" w:firstLine="0"/>
          </w:pPr>
        </w:pPrChange>
      </w:pPr>
      <w:bookmarkStart w:id="1988" w:name="_Toc67063098"/>
      <w:ins w:id="1989" w:author="ADMIN" w:date="2021-03-15T11:16:00Z">
        <w:r>
          <w:rPr>
            <w:highlight w:val="yellow"/>
          </w:rPr>
          <w:t>Double clic sur le document</w:t>
        </w:r>
        <w:bookmarkEnd w:id="1988"/>
      </w:ins>
    </w:p>
    <w:p w14:paraId="68ABC366" w14:textId="33824CC7" w:rsidR="00E2555D" w:rsidRPr="00E2555D" w:rsidRDefault="00E2555D">
      <w:pPr>
        <w:rPr>
          <w:ins w:id="1990" w:author="ADMIN" w:date="2021-03-15T11:00:00Z"/>
          <w:highlight w:val="yellow"/>
          <w:rPrChange w:id="1991" w:author="ADMIN" w:date="2021-03-15T11:09:00Z">
            <w:rPr>
              <w:ins w:id="1992" w:author="ADMIN" w:date="2021-03-15T11:00:00Z"/>
            </w:rPr>
          </w:rPrChange>
        </w:rPr>
        <w:pPrChange w:id="1993" w:author="ADMIN" w:date="2021-03-15T10:56:00Z">
          <w:pPr>
            <w:pStyle w:val="Paragraphedeliste"/>
            <w:ind w:left="755" w:firstLine="0"/>
          </w:pPr>
        </w:pPrChange>
      </w:pPr>
      <w:ins w:id="1994" w:author="ADMIN" w:date="2021-03-15T11:07:00Z">
        <w:r w:rsidRPr="00E2555D">
          <w:rPr>
            <w:highlight w:val="yellow"/>
            <w:rPrChange w:id="1995" w:author="ADMIN" w:date="2021-03-15T11:09:00Z">
              <w:rPr/>
            </w:rPrChange>
          </w:rPr>
          <w:t>La méthode la plus simple consiste aussi à positionner le curseur de la souris sur le document à télécharger puis d</w:t>
        </w:r>
      </w:ins>
      <w:ins w:id="1996" w:author="ADMIN" w:date="2021-03-15T11:09:00Z">
        <w:r w:rsidRPr="00E2555D">
          <w:rPr>
            <w:highlight w:val="yellow"/>
            <w:rPrChange w:id="1997" w:author="ADMIN" w:date="2021-03-15T11:09:00Z">
              <w:rPr/>
            </w:rPrChange>
          </w:rPr>
          <w:t>’effectuer un double-clic sur ce document afin que le navigateur prenne en charge le processus de téléchargement.</w:t>
        </w:r>
      </w:ins>
    </w:p>
    <w:p w14:paraId="0AE8BADA" w14:textId="4D6356E6" w:rsidR="000B480E" w:rsidRDefault="000B480E">
      <w:pPr>
        <w:rPr>
          <w:ins w:id="1998" w:author="ADMIN" w:date="2021-03-15T11:02:00Z"/>
        </w:rPr>
        <w:pPrChange w:id="1999" w:author="ADMIN" w:date="2021-03-15T10:56:00Z">
          <w:pPr>
            <w:pStyle w:val="Paragraphedeliste"/>
            <w:ind w:left="755" w:firstLine="0"/>
          </w:pPr>
        </w:pPrChange>
      </w:pPr>
      <w:ins w:id="2000" w:author="ADMIN" w:date="2021-03-15T11:00:00Z">
        <w:r>
          <w:rPr>
            <w:noProof/>
          </w:rPr>
          <w:drawing>
            <wp:inline distT="0" distB="0" distL="0" distR="0" wp14:anchorId="3EEEC72B" wp14:editId="35E93941">
              <wp:extent cx="5731510" cy="2810968"/>
              <wp:effectExtent l="0" t="0" r="2540" b="889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élécharger un document ARSM.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810968"/>
                      </a:xfrm>
                      <a:prstGeom prst="rect">
                        <a:avLst/>
                      </a:prstGeom>
                    </pic:spPr>
                  </pic:pic>
                </a:graphicData>
              </a:graphic>
            </wp:inline>
          </w:drawing>
        </w:r>
      </w:ins>
    </w:p>
    <w:p w14:paraId="5393E78F" w14:textId="1ABF6DEC" w:rsidR="000B480E" w:rsidRPr="00E2555D" w:rsidRDefault="000B480E">
      <w:pPr>
        <w:pStyle w:val="Lgende"/>
        <w:rPr>
          <w:highlight w:val="yellow"/>
          <w:rPrChange w:id="2001" w:author="ADMIN" w:date="2021-03-15T11:10:00Z">
            <w:rPr/>
          </w:rPrChange>
        </w:rPr>
        <w:pPrChange w:id="2002" w:author="ADMIN" w:date="2021-03-15T11:02:00Z">
          <w:pPr>
            <w:pStyle w:val="Paragraphedeliste"/>
            <w:ind w:left="755" w:firstLine="0"/>
          </w:pPr>
        </w:pPrChange>
      </w:pPr>
      <w:bookmarkStart w:id="2003" w:name="_Toc67063133"/>
      <w:ins w:id="2004" w:author="ADMIN" w:date="2021-03-15T11:02:00Z">
        <w:r w:rsidRPr="00E2555D">
          <w:rPr>
            <w:highlight w:val="yellow"/>
            <w:rPrChange w:id="2005" w:author="ADMIN" w:date="2021-03-15T11:10:00Z">
              <w:rPr/>
            </w:rPrChange>
          </w:rPr>
          <w:t xml:space="preserve">Figure </w:t>
        </w:r>
        <w:r w:rsidRPr="00E2555D">
          <w:rPr>
            <w:highlight w:val="yellow"/>
            <w:rPrChange w:id="2006" w:author="ADMIN" w:date="2021-03-15T11:10:00Z">
              <w:rPr/>
            </w:rPrChange>
          </w:rPr>
          <w:fldChar w:fldCharType="begin"/>
        </w:r>
        <w:r w:rsidRPr="00E2555D">
          <w:rPr>
            <w:highlight w:val="yellow"/>
            <w:rPrChange w:id="2007" w:author="ADMIN" w:date="2021-03-15T11:10:00Z">
              <w:rPr/>
            </w:rPrChange>
          </w:rPr>
          <w:instrText xml:space="preserve"> SEQ Figure \* ARABIC </w:instrText>
        </w:r>
      </w:ins>
      <w:r w:rsidRPr="00E2555D">
        <w:rPr>
          <w:highlight w:val="yellow"/>
          <w:rPrChange w:id="2008" w:author="ADMIN" w:date="2021-03-15T11:10:00Z">
            <w:rPr/>
          </w:rPrChange>
        </w:rPr>
        <w:fldChar w:fldCharType="separate"/>
      </w:r>
      <w:ins w:id="2009" w:author="Heritiana" w:date="2021-03-19T16:17:00Z">
        <w:r w:rsidR="006048F2">
          <w:rPr>
            <w:noProof/>
            <w:highlight w:val="yellow"/>
          </w:rPr>
          <w:t>22</w:t>
        </w:r>
      </w:ins>
      <w:ins w:id="2010" w:author="ADMIN" w:date="2021-03-15T16:10:00Z">
        <w:del w:id="2011" w:author="Heritiana" w:date="2021-03-19T16:02:00Z">
          <w:r w:rsidR="00164A93" w:rsidDel="007E6FB2">
            <w:rPr>
              <w:noProof/>
              <w:highlight w:val="yellow"/>
            </w:rPr>
            <w:delText>23</w:delText>
          </w:r>
        </w:del>
      </w:ins>
      <w:ins w:id="2012" w:author="ADMIN" w:date="2021-03-15T11:02:00Z">
        <w:r w:rsidRPr="00E2555D">
          <w:rPr>
            <w:highlight w:val="yellow"/>
            <w:rPrChange w:id="2013" w:author="ADMIN" w:date="2021-03-15T11:10:00Z">
              <w:rPr/>
            </w:rPrChange>
          </w:rPr>
          <w:fldChar w:fldCharType="end"/>
        </w:r>
        <w:r w:rsidRPr="00E2555D">
          <w:rPr>
            <w:highlight w:val="yellow"/>
            <w:rPrChange w:id="2014" w:author="ADMIN" w:date="2021-03-15T11:10:00Z">
              <w:rPr/>
            </w:rPrChange>
          </w:rPr>
          <w:t>.Téléchargement de document (2ème méthode)</w:t>
        </w:r>
      </w:ins>
      <w:bookmarkEnd w:id="2003"/>
    </w:p>
    <w:p w14:paraId="1D139385" w14:textId="77777777" w:rsidR="00CB7AE5" w:rsidRDefault="00E96C2F" w:rsidP="00E5303A">
      <w:pPr>
        <w:pStyle w:val="Titre2"/>
      </w:pPr>
      <w:bookmarkStart w:id="2015" w:name="_Toc67063099"/>
      <w:r>
        <w:lastRenderedPageBreak/>
        <w:t xml:space="preserve">Navigation sur </w:t>
      </w:r>
      <w:r w:rsidR="008D4EB5">
        <w:t>OpenKM</w:t>
      </w:r>
      <w:bookmarkEnd w:id="2015"/>
    </w:p>
    <w:p w14:paraId="130F080C" w14:textId="16F480D0" w:rsidR="00E5303A" w:rsidRDefault="008D4EB5">
      <w:pPr>
        <w:pStyle w:val="Titre3"/>
        <w:numPr>
          <w:ilvl w:val="0"/>
          <w:numId w:val="43"/>
        </w:numPr>
        <w:pPrChange w:id="2016" w:author="ADMIN" w:date="2021-03-15T09:57:00Z">
          <w:pPr>
            <w:pStyle w:val="Titre3"/>
          </w:pPr>
        </w:pPrChange>
      </w:pPr>
      <w:bookmarkStart w:id="2017" w:name="_Toc67063100"/>
      <w:r>
        <w:t>Accès à la plateforme</w:t>
      </w:r>
      <w:bookmarkEnd w:id="2017"/>
    </w:p>
    <w:p w14:paraId="42B466B6" w14:textId="77777777" w:rsidR="00D40FFE" w:rsidRDefault="008D4EB5" w:rsidP="00E96C2F">
      <w:r>
        <w:t xml:space="preserve">L’accès au système se fait à travers un navigateur internet utilisant l’URL ou </w:t>
      </w:r>
      <w:r w:rsidRPr="008D4EB5">
        <w:t>localisateur uniforme de ressource</w:t>
      </w:r>
      <w:r>
        <w:t xml:space="preserve"> par lequel OpenKM est hébergé.</w:t>
      </w:r>
      <w:r w:rsidR="00D40FFE">
        <w:t xml:space="preserve"> Cette adresse du site web créée est alors propre à ARSM et l’accès est géré </w:t>
      </w:r>
      <w:r w:rsidR="002C2FA8">
        <w:t>par l’administrateur de réseau de l’ARSM même.</w:t>
      </w:r>
    </w:p>
    <w:p w14:paraId="1DD5305B" w14:textId="77777777" w:rsidR="003819D2" w:rsidRDefault="003819D2" w:rsidP="00347450"/>
    <w:p w14:paraId="16ACDD8A" w14:textId="77777777" w:rsidR="00E96C2F" w:rsidRDefault="002C2FA8" w:rsidP="00347450">
      <w:r>
        <w:t xml:space="preserve">A la fenêtre d’accueil, l’utilisateur doit </w:t>
      </w:r>
      <w:r w:rsidR="00E96C2F">
        <w:t>indiquer</w:t>
      </w:r>
      <w:r>
        <w:t xml:space="preserve"> son nom d’utilisateur ou son</w:t>
      </w:r>
      <w:r w:rsidR="00E96C2F">
        <w:t xml:space="preserve"> unique</w:t>
      </w:r>
      <w:r>
        <w:t xml:space="preserve"> Login et mot de passe, lesquels sont communiqués uniquement à chaque utilisateur par l’administrateur.</w:t>
      </w:r>
    </w:p>
    <w:p w14:paraId="00BBBFBE" w14:textId="77777777" w:rsidR="00347450" w:rsidRDefault="00347450" w:rsidP="00E96C2F"/>
    <w:p w14:paraId="3DB78FE0" w14:textId="77777777" w:rsidR="002C2FA8" w:rsidRDefault="002C2FA8" w:rsidP="00E96C2F">
      <w:r>
        <w:t>Cela s’affiche comme suit :</w:t>
      </w:r>
    </w:p>
    <w:p w14:paraId="46175287" w14:textId="5A76BF3E" w:rsidR="008B44B1" w:rsidRDefault="007205E1" w:rsidP="008B44B1">
      <w:pPr>
        <w:keepNext/>
        <w:ind w:left="0" w:firstLine="0"/>
        <w:jc w:val="center"/>
      </w:pPr>
      <w:r>
        <w:rPr>
          <w:noProof/>
        </w:rPr>
        <w:drawing>
          <wp:inline distT="0" distB="0" distL="0" distR="0" wp14:anchorId="1893863E" wp14:editId="6E91AE65">
            <wp:extent cx="3156631" cy="37800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6631" cy="3780000"/>
                    </a:xfrm>
                    <a:prstGeom prst="rect">
                      <a:avLst/>
                    </a:prstGeom>
                  </pic:spPr>
                </pic:pic>
              </a:graphicData>
            </a:graphic>
          </wp:inline>
        </w:drawing>
      </w:r>
    </w:p>
    <w:p w14:paraId="07C5D54C" w14:textId="1E056497" w:rsidR="002C2FA8" w:rsidRDefault="008B44B1" w:rsidP="008B44B1">
      <w:pPr>
        <w:pStyle w:val="Lgende"/>
      </w:pPr>
      <w:bookmarkStart w:id="2018" w:name="_Toc67063134"/>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19" w:author="Heritiana" w:date="2021-03-19T16:17:00Z">
        <w:r w:rsidR="006048F2">
          <w:rPr>
            <w:noProof/>
          </w:rPr>
          <w:t>23</w:t>
        </w:r>
      </w:ins>
      <w:ins w:id="2020" w:author="ADMIN" w:date="2021-03-15T16:10:00Z">
        <w:del w:id="2021" w:author="Heritiana" w:date="2021-03-19T16:02:00Z">
          <w:r w:rsidR="00164A93" w:rsidDel="007E6FB2">
            <w:rPr>
              <w:noProof/>
            </w:rPr>
            <w:delText>24</w:delText>
          </w:r>
        </w:del>
      </w:ins>
      <w:ins w:id="2022" w:author="Michael LABARRE" w:date="2021-03-12T20:12:00Z">
        <w:del w:id="2023" w:author="Heritiana" w:date="2021-03-19T16:02:00Z">
          <w:r w:rsidR="00E26CAC" w:rsidDel="007E6FB2">
            <w:rPr>
              <w:noProof/>
            </w:rPr>
            <w:delText>19</w:delText>
          </w:r>
        </w:del>
      </w:ins>
      <w:del w:id="2024" w:author="Heritiana" w:date="2021-03-19T16:02:00Z">
        <w:r w:rsidR="00E9322C" w:rsidDel="007E6FB2">
          <w:rPr>
            <w:noProof/>
          </w:rPr>
          <w:delText>6</w:delText>
        </w:r>
      </w:del>
      <w:r w:rsidR="003E6EDF">
        <w:rPr>
          <w:noProof/>
        </w:rPr>
        <w:fldChar w:fldCharType="end"/>
      </w:r>
      <w:r>
        <w:t>: Ecran d'accueil OpenKM</w:t>
      </w:r>
      <w:bookmarkEnd w:id="2018"/>
    </w:p>
    <w:p w14:paraId="4B946654" w14:textId="77777777" w:rsidR="008B44B1" w:rsidRDefault="008B44B1" w:rsidP="00E96C2F"/>
    <w:p w14:paraId="17267451" w14:textId="77777777" w:rsidR="00683297" w:rsidRDefault="00E96C2F" w:rsidP="00E96C2F">
      <w:r>
        <w:t>Dans le cas où les informations entrées sont erronées, l’accès au compte concerné est automatiquement rejeté.</w:t>
      </w:r>
    </w:p>
    <w:p w14:paraId="39490C10" w14:textId="4B504E85" w:rsidR="00E96C2F" w:rsidRDefault="00E96C2F" w:rsidP="00E96C2F">
      <w:r>
        <w:t xml:space="preserve">Par contre, si l’utilisateur oublie son mot de passe, il a la possibilité </w:t>
      </w:r>
      <w:r w:rsidR="00A95835">
        <w:t>de récupérer son compte en cliquant sur « </w:t>
      </w:r>
      <w:r w:rsidR="00A95835" w:rsidRPr="003819D2">
        <w:rPr>
          <w:i/>
        </w:rPr>
        <w:t>mot de passe oublié</w:t>
      </w:r>
      <w:r w:rsidR="00A95835">
        <w:t> ». Cette action va</w:t>
      </w:r>
      <w:r w:rsidR="001019E6">
        <w:t xml:space="preserve"> d’abord demander l’identifiant de l’utilisateur, puis</w:t>
      </w:r>
      <w:r w:rsidR="00A95835">
        <w:t xml:space="preserve"> env</w:t>
      </w:r>
      <w:r w:rsidR="001019E6">
        <w:t>erra</w:t>
      </w:r>
      <w:r w:rsidR="00A95835">
        <w:t xml:space="preserve"> </w:t>
      </w:r>
      <w:r w:rsidR="001019E6">
        <w:t xml:space="preserve">automatiquement </w:t>
      </w:r>
      <w:r w:rsidR="00A95835">
        <w:t>un mail à l’utilisateur, indiquant le processus de récupération de compte et de réinitialisation de mot de passe.</w:t>
      </w:r>
      <w:r w:rsidR="003819D2">
        <w:t xml:space="preserve"> </w:t>
      </w:r>
    </w:p>
    <w:p w14:paraId="426083F9" w14:textId="77777777" w:rsidR="007E4DB3" w:rsidRDefault="007E4DB3" w:rsidP="00E96C2F">
      <w:r>
        <w:t>Cela se présente comme suit :</w:t>
      </w:r>
    </w:p>
    <w:p w14:paraId="0BB3D036" w14:textId="1137F0C6" w:rsidR="008B44B1" w:rsidRDefault="007205E1" w:rsidP="008B44B1">
      <w:pPr>
        <w:keepNext/>
        <w:ind w:left="0" w:firstLine="0"/>
        <w:jc w:val="center"/>
      </w:pPr>
      <w:r>
        <w:rPr>
          <w:noProof/>
        </w:rPr>
        <w:lastRenderedPageBreak/>
        <w:drawing>
          <wp:inline distT="0" distB="0" distL="0" distR="0" wp14:anchorId="377DE5E1" wp14:editId="3B4B198E">
            <wp:extent cx="2921739" cy="3780000"/>
            <wp:effectExtent l="0" t="0" r="0" b="0"/>
            <wp:docPr id="1379" name="Imag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1739" cy="3780000"/>
                    </a:xfrm>
                    <a:prstGeom prst="rect">
                      <a:avLst/>
                    </a:prstGeom>
                  </pic:spPr>
                </pic:pic>
              </a:graphicData>
            </a:graphic>
          </wp:inline>
        </w:drawing>
      </w:r>
    </w:p>
    <w:p w14:paraId="0C47588D" w14:textId="04B19CB1" w:rsidR="008B44B1" w:rsidRDefault="008B44B1" w:rsidP="008B44B1">
      <w:pPr>
        <w:pStyle w:val="Lgende"/>
      </w:pPr>
      <w:bookmarkStart w:id="2025" w:name="_Toc67063135"/>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26" w:author="Heritiana" w:date="2021-03-19T16:17:00Z">
        <w:r w:rsidR="006048F2">
          <w:rPr>
            <w:noProof/>
          </w:rPr>
          <w:t>24</w:t>
        </w:r>
      </w:ins>
      <w:ins w:id="2027" w:author="ADMIN" w:date="2021-03-15T16:10:00Z">
        <w:del w:id="2028" w:author="Heritiana" w:date="2021-03-19T16:02:00Z">
          <w:r w:rsidR="00164A93" w:rsidDel="007E6FB2">
            <w:rPr>
              <w:noProof/>
            </w:rPr>
            <w:delText>25</w:delText>
          </w:r>
        </w:del>
      </w:ins>
      <w:ins w:id="2029" w:author="Michael LABARRE" w:date="2021-03-12T20:12:00Z">
        <w:del w:id="2030" w:author="Heritiana" w:date="2021-03-19T16:02:00Z">
          <w:r w:rsidR="00E26CAC" w:rsidDel="007E6FB2">
            <w:rPr>
              <w:noProof/>
            </w:rPr>
            <w:delText>20</w:delText>
          </w:r>
        </w:del>
      </w:ins>
      <w:del w:id="2031" w:author="Heritiana" w:date="2021-03-19T16:02:00Z">
        <w:r w:rsidR="00E9322C" w:rsidDel="007E6FB2">
          <w:rPr>
            <w:noProof/>
          </w:rPr>
          <w:delText>7</w:delText>
        </w:r>
      </w:del>
      <w:r w:rsidR="003E6EDF">
        <w:rPr>
          <w:noProof/>
        </w:rPr>
        <w:fldChar w:fldCharType="end"/>
      </w:r>
      <w:r>
        <w:t>: Erreur d'authentification</w:t>
      </w:r>
      <w:bookmarkEnd w:id="2025"/>
    </w:p>
    <w:p w14:paraId="4A22A016" w14:textId="280526A7" w:rsidR="001019E6" w:rsidRDefault="001019E6" w:rsidP="001019E6">
      <w:pPr>
        <w:keepNext/>
        <w:jc w:val="center"/>
      </w:pPr>
      <w:r>
        <w:rPr>
          <w:noProof/>
        </w:rPr>
        <w:drawing>
          <wp:inline distT="0" distB="0" distL="0" distR="0" wp14:anchorId="31AEC980" wp14:editId="1A5FE094">
            <wp:extent cx="2817391" cy="2880000"/>
            <wp:effectExtent l="0" t="0" r="2540" b="0"/>
            <wp:docPr id="1389" name="Imag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7391" cy="2880000"/>
                    </a:xfrm>
                    <a:prstGeom prst="rect">
                      <a:avLst/>
                    </a:prstGeom>
                    <a:noFill/>
                    <a:ln>
                      <a:noFill/>
                    </a:ln>
                  </pic:spPr>
                </pic:pic>
              </a:graphicData>
            </a:graphic>
          </wp:inline>
        </w:drawing>
      </w:r>
    </w:p>
    <w:p w14:paraId="69902210" w14:textId="6599C6AC" w:rsidR="001019E6" w:rsidRDefault="001019E6" w:rsidP="001019E6">
      <w:pPr>
        <w:pStyle w:val="Lgende"/>
      </w:pPr>
      <w:bookmarkStart w:id="2032" w:name="_Toc67063136"/>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33" w:author="Heritiana" w:date="2021-03-19T16:17:00Z">
        <w:r w:rsidR="006048F2">
          <w:rPr>
            <w:noProof/>
          </w:rPr>
          <w:t>25</w:t>
        </w:r>
      </w:ins>
      <w:ins w:id="2034" w:author="ADMIN" w:date="2021-03-15T16:10:00Z">
        <w:del w:id="2035" w:author="Heritiana" w:date="2021-03-19T16:02:00Z">
          <w:r w:rsidR="00164A93" w:rsidDel="007E6FB2">
            <w:rPr>
              <w:noProof/>
            </w:rPr>
            <w:delText>26</w:delText>
          </w:r>
        </w:del>
      </w:ins>
      <w:ins w:id="2036" w:author="Michael LABARRE" w:date="2021-03-12T20:12:00Z">
        <w:del w:id="2037" w:author="Heritiana" w:date="2021-03-19T16:02:00Z">
          <w:r w:rsidR="00E26CAC" w:rsidDel="007E6FB2">
            <w:rPr>
              <w:noProof/>
            </w:rPr>
            <w:delText>21</w:delText>
          </w:r>
        </w:del>
      </w:ins>
      <w:del w:id="2038" w:author="Heritiana" w:date="2021-03-19T16:02:00Z">
        <w:r w:rsidR="00E9322C" w:rsidDel="007E6FB2">
          <w:rPr>
            <w:noProof/>
          </w:rPr>
          <w:delText>8</w:delText>
        </w:r>
      </w:del>
      <w:r w:rsidR="003E6EDF">
        <w:rPr>
          <w:noProof/>
        </w:rPr>
        <w:fldChar w:fldCharType="end"/>
      </w:r>
      <w:r>
        <w:t xml:space="preserve">: Confirmation de l'identité </w:t>
      </w:r>
      <w:r w:rsidR="0064424E">
        <w:t>de l’</w:t>
      </w:r>
      <w:r>
        <w:t xml:space="preserve">utilisateur </w:t>
      </w:r>
      <w:r w:rsidR="0064424E">
        <w:t xml:space="preserve">en cas d’oubli de </w:t>
      </w:r>
      <w:r>
        <w:t>mot de passe</w:t>
      </w:r>
      <w:bookmarkEnd w:id="2032"/>
    </w:p>
    <w:p w14:paraId="59779EAC" w14:textId="77777777" w:rsidR="001019E6" w:rsidRDefault="001019E6" w:rsidP="007E4DB3"/>
    <w:p w14:paraId="281CBDCA" w14:textId="77777777" w:rsidR="007E4DB3" w:rsidRPr="007E4DB3" w:rsidRDefault="009950F2" w:rsidP="007E4DB3">
      <w:r>
        <w:t>A la réception du mail ci-après, l’utilisateur revient sur la page d’accueil de la plateforme et utilisera le nouveau mot de passe fourni :</w:t>
      </w:r>
    </w:p>
    <w:p w14:paraId="71A9BA6F" w14:textId="77777777" w:rsidR="007E4DB3" w:rsidRDefault="007E4DB3" w:rsidP="007E4DB3">
      <w:pPr>
        <w:keepNext/>
        <w:ind w:left="0" w:firstLine="0"/>
        <w:jc w:val="center"/>
      </w:pPr>
      <w:r>
        <w:rPr>
          <w:noProof/>
        </w:rPr>
        <w:lastRenderedPageBreak/>
        <w:drawing>
          <wp:inline distT="0" distB="0" distL="0" distR="0" wp14:anchorId="3E3CF51D" wp14:editId="1C5D8A2B">
            <wp:extent cx="4149150" cy="151200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9150" cy="1512000"/>
                    </a:xfrm>
                    <a:prstGeom prst="rect">
                      <a:avLst/>
                    </a:prstGeom>
                    <a:noFill/>
                    <a:ln>
                      <a:noFill/>
                    </a:ln>
                  </pic:spPr>
                </pic:pic>
              </a:graphicData>
            </a:graphic>
          </wp:inline>
        </w:drawing>
      </w:r>
    </w:p>
    <w:p w14:paraId="17621C2D" w14:textId="20489104" w:rsidR="008B44B1" w:rsidRDefault="007E4DB3" w:rsidP="007E4DB3">
      <w:pPr>
        <w:pStyle w:val="Lgende"/>
      </w:pPr>
      <w:bookmarkStart w:id="2039" w:name="_Toc67063137"/>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40" w:author="Heritiana" w:date="2021-03-19T16:17:00Z">
        <w:r w:rsidR="006048F2">
          <w:rPr>
            <w:noProof/>
          </w:rPr>
          <w:t>26</w:t>
        </w:r>
      </w:ins>
      <w:ins w:id="2041" w:author="ADMIN" w:date="2021-03-15T16:10:00Z">
        <w:del w:id="2042" w:author="Heritiana" w:date="2021-03-19T16:02:00Z">
          <w:r w:rsidR="00164A93" w:rsidDel="007E6FB2">
            <w:rPr>
              <w:noProof/>
            </w:rPr>
            <w:delText>27</w:delText>
          </w:r>
        </w:del>
      </w:ins>
      <w:ins w:id="2043" w:author="Michael LABARRE" w:date="2021-03-12T20:12:00Z">
        <w:del w:id="2044" w:author="Heritiana" w:date="2021-03-19T16:02:00Z">
          <w:r w:rsidR="00E26CAC" w:rsidDel="007E6FB2">
            <w:rPr>
              <w:noProof/>
            </w:rPr>
            <w:delText>22</w:delText>
          </w:r>
        </w:del>
      </w:ins>
      <w:del w:id="2045" w:author="Heritiana" w:date="2021-03-19T16:02:00Z">
        <w:r w:rsidR="00E9322C" w:rsidDel="007E6FB2">
          <w:rPr>
            <w:noProof/>
          </w:rPr>
          <w:delText>9</w:delText>
        </w:r>
      </w:del>
      <w:r w:rsidR="003E6EDF">
        <w:rPr>
          <w:noProof/>
        </w:rPr>
        <w:fldChar w:fldCharType="end"/>
      </w:r>
      <w:r>
        <w:t>: Mail de réinitialisation de mot de passe</w:t>
      </w:r>
      <w:bookmarkEnd w:id="2039"/>
    </w:p>
    <w:p w14:paraId="29DFBAE6" w14:textId="77777777" w:rsidR="00B14A3E" w:rsidRDefault="00B14A3E" w:rsidP="00B14A3E"/>
    <w:p w14:paraId="6CB556E6" w14:textId="6BB44803" w:rsidR="00FB4BB0" w:rsidRDefault="00FB4BB0" w:rsidP="00FB4BB0">
      <w:pPr>
        <w:pStyle w:val="Titre3"/>
      </w:pPr>
      <w:bookmarkStart w:id="2046" w:name="_Toc67063101"/>
      <w:r>
        <w:t>Quitter la plateforme</w:t>
      </w:r>
      <w:bookmarkEnd w:id="2046"/>
    </w:p>
    <w:p w14:paraId="03D3B430" w14:textId="70905391" w:rsidR="00FB4BB0" w:rsidRDefault="00EC016E" w:rsidP="00B14A3E">
      <w:r>
        <w:t>L’</w:t>
      </w:r>
      <w:r w:rsidR="00FB4BB0">
        <w:t>utilisateur peut quitter la plateforme en :</w:t>
      </w:r>
    </w:p>
    <w:p w14:paraId="156C2402" w14:textId="0A7A221F" w:rsidR="00FB4BB0" w:rsidRDefault="00EF2EA1" w:rsidP="00FB4BB0">
      <w:pPr>
        <w:pStyle w:val="Paragraphedeliste"/>
        <w:numPr>
          <w:ilvl w:val="0"/>
          <w:numId w:val="4"/>
        </w:numPr>
        <w:jc w:val="left"/>
      </w:pPr>
      <w:r>
        <w:t xml:space="preserve">cliquant </w:t>
      </w:r>
      <w:r w:rsidR="00FB4BB0">
        <w:t>sur l’onglet « Fichier » au coin supérieur gauche de la plateforme</w:t>
      </w:r>
      <w:r w:rsidR="0064424E">
        <w:t>,</w:t>
      </w:r>
    </w:p>
    <w:p w14:paraId="188D3804" w14:textId="1B4E7FB5" w:rsidR="00FB4BB0" w:rsidRDefault="00EF2EA1" w:rsidP="00FB4BB0">
      <w:pPr>
        <w:pStyle w:val="Paragraphedeliste"/>
        <w:numPr>
          <w:ilvl w:val="0"/>
          <w:numId w:val="4"/>
        </w:numPr>
        <w:jc w:val="left"/>
      </w:pPr>
      <w:r>
        <w:t xml:space="preserve">sélectionnant </w:t>
      </w:r>
      <w:r w:rsidR="00FB4BB0">
        <w:t>et en cliquant sur « Quitter »</w:t>
      </w:r>
      <w:r w:rsidR="0064424E">
        <w:t>,</w:t>
      </w:r>
    </w:p>
    <w:p w14:paraId="0E07086D" w14:textId="2322596C" w:rsidR="00945708" w:rsidRDefault="00EF2EA1" w:rsidP="00FB4BB0">
      <w:pPr>
        <w:pStyle w:val="Paragraphedeliste"/>
        <w:numPr>
          <w:ilvl w:val="0"/>
          <w:numId w:val="4"/>
        </w:numPr>
        <w:jc w:val="left"/>
      </w:pPr>
      <w:r>
        <w:t xml:space="preserve">confirmant </w:t>
      </w:r>
      <w:r w:rsidR="00945708">
        <w:t>la sortie</w:t>
      </w:r>
      <w:r w:rsidR="0064424E">
        <w:t>.</w:t>
      </w:r>
    </w:p>
    <w:p w14:paraId="0BA24B6F" w14:textId="77777777" w:rsidR="00FB4BB0" w:rsidRDefault="00FB4BB0" w:rsidP="00B14A3E"/>
    <w:p w14:paraId="6C34947F" w14:textId="414BCE63" w:rsidR="00FB4BB0" w:rsidRDefault="00FB4BB0" w:rsidP="00B14A3E">
      <w:r>
        <w:t>Cela est schématisé ci-après :</w:t>
      </w:r>
    </w:p>
    <w:p w14:paraId="3DBBD167" w14:textId="0BFF7D7F" w:rsidR="00FB4BB0" w:rsidRDefault="00FB4BB0">
      <w:pPr>
        <w:keepNext/>
        <w:jc w:val="center"/>
        <w:pPrChange w:id="2047" w:author="Heritiana" w:date="2021-02-18T12:28:00Z">
          <w:pPr>
            <w:keepNext/>
            <w:jc w:val="left"/>
          </w:pPr>
        </w:pPrChange>
      </w:pPr>
      <w:r>
        <w:rPr>
          <w:noProof/>
        </w:rPr>
        <w:drawing>
          <wp:inline distT="0" distB="0" distL="0" distR="0" wp14:anchorId="2CC48265" wp14:editId="5D7BC93D">
            <wp:extent cx="2391832" cy="324000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1832" cy="3240000"/>
                    </a:xfrm>
                    <a:prstGeom prst="rect">
                      <a:avLst/>
                    </a:prstGeom>
                    <a:noFill/>
                    <a:ln>
                      <a:noFill/>
                    </a:ln>
                  </pic:spPr>
                </pic:pic>
              </a:graphicData>
            </a:graphic>
          </wp:inline>
        </w:drawing>
      </w:r>
      <w:r w:rsidR="00945708">
        <w:rPr>
          <w:noProof/>
        </w:rPr>
        <w:drawing>
          <wp:inline distT="0" distB="0" distL="0" distR="0" wp14:anchorId="3378FDF0" wp14:editId="23610D38">
            <wp:extent cx="3975517" cy="1080000"/>
            <wp:effectExtent l="0" t="0" r="635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5517" cy="1080000"/>
                    </a:xfrm>
                    <a:prstGeom prst="rect">
                      <a:avLst/>
                    </a:prstGeom>
                    <a:noFill/>
                    <a:ln>
                      <a:noFill/>
                    </a:ln>
                  </pic:spPr>
                </pic:pic>
              </a:graphicData>
            </a:graphic>
          </wp:inline>
        </w:drawing>
      </w:r>
    </w:p>
    <w:p w14:paraId="14397759" w14:textId="3106A95B" w:rsidR="00FB4BB0" w:rsidRDefault="00FB4BB0" w:rsidP="006227B8">
      <w:pPr>
        <w:pStyle w:val="Lgende"/>
      </w:pPr>
      <w:bookmarkStart w:id="2048" w:name="_Toc67063138"/>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49" w:author="Heritiana" w:date="2021-03-19T16:17:00Z">
        <w:r w:rsidR="006048F2">
          <w:rPr>
            <w:noProof/>
          </w:rPr>
          <w:t>27</w:t>
        </w:r>
      </w:ins>
      <w:ins w:id="2050" w:author="ADMIN" w:date="2021-03-15T16:10:00Z">
        <w:del w:id="2051" w:author="Heritiana" w:date="2021-03-19T16:02:00Z">
          <w:r w:rsidR="00164A93" w:rsidDel="007E6FB2">
            <w:rPr>
              <w:noProof/>
            </w:rPr>
            <w:delText>28</w:delText>
          </w:r>
        </w:del>
      </w:ins>
      <w:ins w:id="2052" w:author="Michael LABARRE" w:date="2021-03-12T20:12:00Z">
        <w:del w:id="2053" w:author="Heritiana" w:date="2021-03-19T16:02:00Z">
          <w:r w:rsidR="00E26CAC" w:rsidDel="007E6FB2">
            <w:rPr>
              <w:noProof/>
            </w:rPr>
            <w:delText>23</w:delText>
          </w:r>
        </w:del>
      </w:ins>
      <w:del w:id="2054" w:author="Heritiana" w:date="2021-03-19T16:02:00Z">
        <w:r w:rsidR="00E9322C" w:rsidDel="007E6FB2">
          <w:rPr>
            <w:noProof/>
          </w:rPr>
          <w:delText>10</w:delText>
        </w:r>
      </w:del>
      <w:r w:rsidR="003E6EDF">
        <w:rPr>
          <w:noProof/>
        </w:rPr>
        <w:fldChar w:fldCharType="end"/>
      </w:r>
      <w:r>
        <w:t>: Sortie d’OpenKM</w:t>
      </w:r>
      <w:bookmarkEnd w:id="2048"/>
    </w:p>
    <w:p w14:paraId="2FF92358" w14:textId="77777777" w:rsidR="00FB4BB0" w:rsidRPr="00B14A3E" w:rsidRDefault="00FB4BB0" w:rsidP="00FB4BB0">
      <w:pPr>
        <w:jc w:val="left"/>
      </w:pPr>
    </w:p>
    <w:p w14:paraId="0711C726" w14:textId="77777777" w:rsidR="007E4DB3" w:rsidRDefault="001E0C81" w:rsidP="00B14A3E">
      <w:pPr>
        <w:pStyle w:val="Titre3"/>
      </w:pPr>
      <w:bookmarkStart w:id="2055" w:name="_Toc67063102"/>
      <w:r>
        <w:t>Mode de fonctionnement</w:t>
      </w:r>
      <w:bookmarkEnd w:id="2055"/>
    </w:p>
    <w:p w14:paraId="5011BC1E" w14:textId="77777777" w:rsidR="002507B8" w:rsidRDefault="00B14A3E" w:rsidP="008B44B1">
      <w:pPr>
        <w:ind w:left="0" w:firstLine="0"/>
        <w:jc w:val="left"/>
      </w:pPr>
      <w:r w:rsidRPr="00B14A3E">
        <w:t xml:space="preserve">Lors de l'accès au système, </w:t>
      </w:r>
      <w:r w:rsidR="00CC77ED">
        <w:t xml:space="preserve">la page d’accueil </w:t>
      </w:r>
      <w:r w:rsidRPr="00B14A3E">
        <w:t xml:space="preserve">affiche </w:t>
      </w:r>
      <w:r w:rsidR="002507B8">
        <w:t xml:space="preserve">différents </w:t>
      </w:r>
      <w:r w:rsidR="00CC77ED">
        <w:t xml:space="preserve">espaces de travail </w:t>
      </w:r>
      <w:r w:rsidR="002507B8">
        <w:t>bien définis dont :</w:t>
      </w:r>
    </w:p>
    <w:p w14:paraId="536AB765" w14:textId="53E51287" w:rsidR="002507B8" w:rsidRDefault="00EF2EA1" w:rsidP="002507B8">
      <w:pPr>
        <w:pStyle w:val="Paragraphedeliste"/>
        <w:numPr>
          <w:ilvl w:val="0"/>
          <w:numId w:val="4"/>
        </w:numPr>
        <w:jc w:val="left"/>
      </w:pPr>
      <w:r>
        <w:t xml:space="preserve">le </w:t>
      </w:r>
      <w:r w:rsidR="002507B8">
        <w:t>menu,</w:t>
      </w:r>
    </w:p>
    <w:p w14:paraId="400A7821" w14:textId="26247FD8" w:rsidR="002507B8" w:rsidRDefault="00EF2EA1" w:rsidP="002507B8">
      <w:pPr>
        <w:pStyle w:val="Paragraphedeliste"/>
        <w:numPr>
          <w:ilvl w:val="0"/>
          <w:numId w:val="4"/>
        </w:numPr>
        <w:jc w:val="left"/>
      </w:pPr>
      <w:r>
        <w:t xml:space="preserve">la </w:t>
      </w:r>
      <w:r w:rsidR="002507B8">
        <w:t>barre d'outils,</w:t>
      </w:r>
    </w:p>
    <w:p w14:paraId="6CAF6D0B" w14:textId="619312D0" w:rsidR="002507B8" w:rsidRDefault="00EF2EA1" w:rsidP="002507B8">
      <w:pPr>
        <w:pStyle w:val="Paragraphedeliste"/>
        <w:numPr>
          <w:ilvl w:val="0"/>
          <w:numId w:val="4"/>
        </w:numPr>
        <w:jc w:val="left"/>
      </w:pPr>
      <w:r>
        <w:t xml:space="preserve">les </w:t>
      </w:r>
      <w:r w:rsidR="002507B8">
        <w:t>options d’affichage,</w:t>
      </w:r>
    </w:p>
    <w:p w14:paraId="20F71DC8" w14:textId="1C48739F" w:rsidR="00B1631D" w:rsidRDefault="00EF2EA1" w:rsidP="002507B8">
      <w:pPr>
        <w:pStyle w:val="Paragraphedeliste"/>
        <w:numPr>
          <w:ilvl w:val="0"/>
          <w:numId w:val="4"/>
        </w:numPr>
        <w:jc w:val="left"/>
      </w:pPr>
      <w:r>
        <w:t xml:space="preserve">le </w:t>
      </w:r>
      <w:r w:rsidR="00B1631D">
        <w:t>chemin,</w:t>
      </w:r>
    </w:p>
    <w:p w14:paraId="433E52F4" w14:textId="66120773" w:rsidR="002507B8" w:rsidRDefault="00EF2EA1" w:rsidP="002507B8">
      <w:pPr>
        <w:pStyle w:val="Paragraphedeliste"/>
        <w:numPr>
          <w:ilvl w:val="0"/>
          <w:numId w:val="4"/>
        </w:numPr>
        <w:jc w:val="left"/>
      </w:pPr>
      <w:r>
        <w:t xml:space="preserve">le </w:t>
      </w:r>
      <w:r w:rsidR="00B1631D">
        <w:t>panneau de navigation</w:t>
      </w:r>
      <w:r w:rsidR="002507B8">
        <w:t>,</w:t>
      </w:r>
    </w:p>
    <w:p w14:paraId="4901378D" w14:textId="58ECC541" w:rsidR="002507B8" w:rsidRDefault="00EF2EA1" w:rsidP="002507B8">
      <w:pPr>
        <w:pStyle w:val="Paragraphedeliste"/>
        <w:numPr>
          <w:ilvl w:val="0"/>
          <w:numId w:val="4"/>
        </w:numPr>
        <w:jc w:val="left"/>
      </w:pPr>
      <w:r>
        <w:t xml:space="preserve">le </w:t>
      </w:r>
      <w:r w:rsidR="00B14A3E" w:rsidRPr="00B14A3E">
        <w:t>navigateur</w:t>
      </w:r>
      <w:r w:rsidR="002507B8">
        <w:t xml:space="preserve"> de documents,</w:t>
      </w:r>
    </w:p>
    <w:p w14:paraId="4EBCFF0D" w14:textId="1C8CFCDF" w:rsidR="000617FE" w:rsidRDefault="00EF2EA1" w:rsidP="000617FE">
      <w:pPr>
        <w:pStyle w:val="Paragraphedeliste"/>
        <w:numPr>
          <w:ilvl w:val="0"/>
          <w:numId w:val="4"/>
        </w:numPr>
        <w:jc w:val="left"/>
      </w:pPr>
      <w:r>
        <w:t xml:space="preserve">les </w:t>
      </w:r>
      <w:r w:rsidR="00B14A3E" w:rsidRPr="00B14A3E">
        <w:t xml:space="preserve">propriétés des documents et des dossiers, ainsi que des informations sur l'utilisateur </w:t>
      </w:r>
      <w:r w:rsidR="002507B8">
        <w:t>qui est connecté à ce moment-là,</w:t>
      </w:r>
    </w:p>
    <w:p w14:paraId="439185F7" w14:textId="480BBCBE" w:rsidR="002507B8" w:rsidRDefault="00EF2EA1" w:rsidP="000617FE">
      <w:pPr>
        <w:pStyle w:val="Paragraphedeliste"/>
        <w:numPr>
          <w:ilvl w:val="0"/>
          <w:numId w:val="4"/>
        </w:numPr>
        <w:jc w:val="left"/>
      </w:pPr>
      <w:r>
        <w:t xml:space="preserve">la </w:t>
      </w:r>
      <w:r w:rsidR="00E1491D">
        <w:t>barre d’état</w:t>
      </w:r>
      <w:r w:rsidR="002507B8">
        <w:t>.</w:t>
      </w:r>
    </w:p>
    <w:p w14:paraId="2725E70E" w14:textId="77777777" w:rsidR="00FB4BB0" w:rsidRDefault="00FB4BB0" w:rsidP="00FB4BB0"/>
    <w:p w14:paraId="765AF1E8" w14:textId="6BE2D3F0" w:rsidR="00FB4BB0" w:rsidRDefault="00FB4BB0" w:rsidP="00FB4BB0">
      <w:r>
        <w:t xml:space="preserve">Les espaces de travail pour l’utilisateur SFD et ARSM sont </w:t>
      </w:r>
      <w:r w:rsidR="0064424E">
        <w:t xml:space="preserve">pratiquement </w:t>
      </w:r>
      <w:r>
        <w:t>identiques dans l’ensemble de la navigation. Les différences se trouvent dans l’ajout de quelques fonctionnalités et options supplémentaires :</w:t>
      </w:r>
    </w:p>
    <w:p w14:paraId="6F791B4F" w14:textId="08229ECB" w:rsidR="00FB4BB0" w:rsidRDefault="00EF2EA1" w:rsidP="00AC22E1">
      <w:pPr>
        <w:pStyle w:val="Paragraphedeliste"/>
        <w:numPr>
          <w:ilvl w:val="0"/>
          <w:numId w:val="17"/>
        </w:numPr>
      </w:pPr>
      <w:r>
        <w:t xml:space="preserve">dans </w:t>
      </w:r>
      <w:r w:rsidR="00FB4BB0">
        <w:t>les possibilités de traitement d’un document,</w:t>
      </w:r>
    </w:p>
    <w:p w14:paraId="1419AA53" w14:textId="4D74F190" w:rsidR="00FB4BB0" w:rsidRDefault="00EF2EA1" w:rsidP="00AC22E1">
      <w:pPr>
        <w:pStyle w:val="Paragraphedeliste"/>
        <w:numPr>
          <w:ilvl w:val="0"/>
          <w:numId w:val="17"/>
        </w:numPr>
      </w:pPr>
      <w:r>
        <w:t xml:space="preserve">dans </w:t>
      </w:r>
      <w:r w:rsidR="00FB4BB0">
        <w:t xml:space="preserve">les options de documents et </w:t>
      </w:r>
      <w:r w:rsidR="0079112A">
        <w:t xml:space="preserve">de </w:t>
      </w:r>
      <w:r w:rsidR="00FB4BB0">
        <w:t>dossiers qui atterrissent dans la Corbeille.</w:t>
      </w:r>
    </w:p>
    <w:p w14:paraId="638F3C2A" w14:textId="69D2F30C" w:rsidR="002627D6" w:rsidRDefault="002627D6" w:rsidP="002627D6">
      <w:pPr>
        <w:ind w:left="0" w:firstLine="0"/>
      </w:pPr>
    </w:p>
    <w:p w14:paraId="44100293" w14:textId="619D5682" w:rsidR="00EC016E" w:rsidRDefault="00EC016E" w:rsidP="00FB4BB0">
      <w:r>
        <w:t xml:space="preserve">La figure suivante montre le Bureau du profil </w:t>
      </w:r>
      <w:r w:rsidR="00203EC8">
        <w:t>ARSM </w:t>
      </w:r>
      <w:r>
        <w:t>:</w:t>
      </w:r>
    </w:p>
    <w:p w14:paraId="40CD3251" w14:textId="77777777" w:rsidR="00347450" w:rsidRDefault="00347450" w:rsidP="002507B8">
      <w:pPr>
        <w:keepNext/>
        <w:ind w:left="0" w:firstLine="0"/>
        <w:jc w:val="center"/>
        <w:sectPr w:rsidR="00347450" w:rsidSect="008D2C40">
          <w:headerReference w:type="default" r:id="rId53"/>
          <w:footerReference w:type="default" r:id="rId54"/>
          <w:pgSz w:w="11906" w:h="16838"/>
          <w:pgMar w:top="1560" w:right="1440" w:bottom="1440" w:left="1440" w:header="708" w:footer="708" w:gutter="0"/>
          <w:cols w:space="708"/>
          <w:titlePg/>
          <w:docGrid w:linePitch="360"/>
        </w:sectPr>
      </w:pPr>
    </w:p>
    <w:p w14:paraId="1B10223F" w14:textId="2A419A21" w:rsidR="00C97DF8" w:rsidRDefault="00BF662D" w:rsidP="002507B8">
      <w:pPr>
        <w:keepNext/>
        <w:ind w:left="0" w:firstLine="0"/>
        <w:jc w:val="center"/>
      </w:pPr>
      <w:r>
        <w:rPr>
          <w:noProof/>
        </w:rPr>
        <w:lastRenderedPageBreak/>
        <w:drawing>
          <wp:inline distT="0" distB="0" distL="0" distR="0" wp14:anchorId="7AD9575A" wp14:editId="6026978C">
            <wp:extent cx="8267335" cy="3960000"/>
            <wp:effectExtent l="0" t="0" r="635" b="2540"/>
            <wp:docPr id="1383" name="Imag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67335" cy="3960000"/>
                    </a:xfrm>
                    <a:prstGeom prst="rect">
                      <a:avLst/>
                    </a:prstGeom>
                    <a:noFill/>
                    <a:ln>
                      <a:noFill/>
                    </a:ln>
                  </pic:spPr>
                </pic:pic>
              </a:graphicData>
            </a:graphic>
          </wp:inline>
        </w:drawing>
      </w:r>
    </w:p>
    <w:p w14:paraId="54FE960A" w14:textId="7883B5B6" w:rsidR="002507B8" w:rsidRDefault="002507B8" w:rsidP="002507B8">
      <w:pPr>
        <w:pStyle w:val="Lgende"/>
      </w:pPr>
      <w:bookmarkStart w:id="2056" w:name="_Toc67063139"/>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57" w:author="Heritiana" w:date="2021-03-19T16:17:00Z">
        <w:r w:rsidR="006048F2">
          <w:rPr>
            <w:noProof/>
          </w:rPr>
          <w:t>28</w:t>
        </w:r>
      </w:ins>
      <w:ins w:id="2058" w:author="ADMIN" w:date="2021-03-15T16:10:00Z">
        <w:del w:id="2059" w:author="Heritiana" w:date="2021-03-19T16:02:00Z">
          <w:r w:rsidR="00164A93" w:rsidDel="007E6FB2">
            <w:rPr>
              <w:noProof/>
            </w:rPr>
            <w:delText>29</w:delText>
          </w:r>
        </w:del>
      </w:ins>
      <w:ins w:id="2060" w:author="Michael LABARRE" w:date="2021-03-12T20:12:00Z">
        <w:del w:id="2061" w:author="Heritiana" w:date="2021-03-19T16:02:00Z">
          <w:r w:rsidR="00E26CAC" w:rsidDel="007E6FB2">
            <w:rPr>
              <w:noProof/>
            </w:rPr>
            <w:delText>24</w:delText>
          </w:r>
        </w:del>
      </w:ins>
      <w:del w:id="2062" w:author="Heritiana" w:date="2021-03-19T16:02:00Z">
        <w:r w:rsidR="00E9322C" w:rsidDel="007E6FB2">
          <w:rPr>
            <w:noProof/>
          </w:rPr>
          <w:delText>11</w:delText>
        </w:r>
      </w:del>
      <w:r w:rsidR="003E6EDF">
        <w:rPr>
          <w:noProof/>
        </w:rPr>
        <w:fldChar w:fldCharType="end"/>
      </w:r>
      <w:r>
        <w:t>:Bureau de travail</w:t>
      </w:r>
      <w:r w:rsidR="00EC016E">
        <w:t xml:space="preserve"> - </w:t>
      </w:r>
      <w:r w:rsidR="0016478A">
        <w:t>ARSM</w:t>
      </w:r>
      <w:bookmarkEnd w:id="2056"/>
    </w:p>
    <w:p w14:paraId="45CEDE97" w14:textId="77777777" w:rsidR="00347450" w:rsidRDefault="00D312BF" w:rsidP="00AC22E1">
      <w:pPr>
        <w:pStyle w:val="Titre4"/>
        <w:numPr>
          <w:ilvl w:val="0"/>
          <w:numId w:val="22"/>
        </w:numPr>
      </w:pPr>
      <w:bookmarkStart w:id="2063" w:name="_Toc67063103"/>
      <w:r>
        <w:t xml:space="preserve">Le </w:t>
      </w:r>
      <w:r w:rsidRPr="0022063F">
        <w:t>menu</w:t>
      </w:r>
      <w:bookmarkEnd w:id="2063"/>
    </w:p>
    <w:p w14:paraId="2C3E2258" w14:textId="3E49ED43" w:rsidR="00D312BF" w:rsidRDefault="009950F2" w:rsidP="009950F2">
      <w:r w:rsidRPr="009950F2">
        <w:t>La barre de menu</w:t>
      </w:r>
      <w:r w:rsidR="0076174F">
        <w:t xml:space="preserve"> permet d’afficher les fonctionnalités qu’offre OpenKM sur un</w:t>
      </w:r>
      <w:r w:rsidR="0079112A">
        <w:t xml:space="preserve"> élément</w:t>
      </w:r>
      <w:r w:rsidR="0076174F">
        <w:t xml:space="preserve"> sélection</w:t>
      </w:r>
      <w:r w:rsidR="0079112A">
        <w:t>né</w:t>
      </w:r>
      <w:r w:rsidR="0076174F">
        <w:t xml:space="preserve"> ou par rapport à la plateforme en général. Elle</w:t>
      </w:r>
      <w:r w:rsidRPr="009950F2">
        <w:t xml:space="preserve"> est constituée par </w:t>
      </w:r>
      <w:r w:rsidR="0076174F">
        <w:t xml:space="preserve">un </w:t>
      </w:r>
      <w:r w:rsidRPr="009950F2">
        <w:t xml:space="preserve">ensemble des menus déroulants avec différentes </w:t>
      </w:r>
      <w:r w:rsidR="008852D2">
        <w:t>commandes</w:t>
      </w:r>
      <w:r w:rsidRPr="009950F2">
        <w:t xml:space="preserve">. Si une </w:t>
      </w:r>
      <w:r w:rsidR="00067BB2">
        <w:t>commande</w:t>
      </w:r>
      <w:r w:rsidR="00067BB2" w:rsidRPr="009950F2">
        <w:t xml:space="preserve"> </w:t>
      </w:r>
      <w:r w:rsidRPr="009950F2">
        <w:t xml:space="preserve">apparaît en grisé, </w:t>
      </w:r>
      <w:r>
        <w:t xml:space="preserve">cela veut dire que </w:t>
      </w:r>
      <w:r w:rsidRPr="009950F2">
        <w:t>cette option n'est pas disponible.</w:t>
      </w:r>
    </w:p>
    <w:p w14:paraId="66B85B7D" w14:textId="77777777" w:rsidR="0076174F" w:rsidRDefault="0076174F" w:rsidP="00E23F44">
      <w:r>
        <w:t xml:space="preserve">Six (06) fonctionnalités principales sont proposées : </w:t>
      </w:r>
      <w:r>
        <w:rPr>
          <w:noProof/>
        </w:rPr>
        <w:drawing>
          <wp:inline distT="0" distB="0" distL="0" distR="0" wp14:anchorId="1EB599A8" wp14:editId="37D48F0F">
            <wp:extent cx="2992582" cy="26811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568" cy="270619"/>
                    </a:xfrm>
                    <a:prstGeom prst="rect">
                      <a:avLst/>
                    </a:prstGeom>
                    <a:noFill/>
                    <a:ln>
                      <a:noFill/>
                    </a:ln>
                  </pic:spPr>
                </pic:pic>
              </a:graphicData>
            </a:graphic>
          </wp:inline>
        </w:drawing>
      </w:r>
    </w:p>
    <w:p w14:paraId="499ABC3A" w14:textId="77777777" w:rsidR="00D312BF" w:rsidRDefault="00D312BF" w:rsidP="009950F2"/>
    <w:p w14:paraId="5033D389" w14:textId="77777777" w:rsidR="00D312BF" w:rsidRDefault="00D312BF" w:rsidP="008B44B1">
      <w:pPr>
        <w:ind w:left="0" w:firstLine="0"/>
        <w:jc w:val="left"/>
        <w:sectPr w:rsidR="00D312BF" w:rsidSect="00347450">
          <w:pgSz w:w="16838" w:h="11906" w:orient="landscape"/>
          <w:pgMar w:top="1440" w:right="1440" w:bottom="1440" w:left="1440" w:header="709" w:footer="709" w:gutter="0"/>
          <w:cols w:space="708"/>
          <w:titlePg/>
          <w:docGrid w:linePitch="360"/>
        </w:sectPr>
      </w:pPr>
    </w:p>
    <w:p w14:paraId="6F472022" w14:textId="77777777" w:rsidR="00211DEC" w:rsidRDefault="00E23F44" w:rsidP="00E23F44">
      <w:pPr>
        <w:pStyle w:val="Titre5"/>
      </w:pPr>
      <w:r>
        <w:lastRenderedPageBreak/>
        <w:t>Fichier</w:t>
      </w:r>
    </w:p>
    <w:p w14:paraId="16A8B1BD" w14:textId="351FF17E" w:rsidR="00E23F44" w:rsidRDefault="00067BB2" w:rsidP="00211DEC">
      <w:r>
        <w:t xml:space="preserve">L’option </w:t>
      </w:r>
      <w:r w:rsidR="0079112A">
        <w:t>« F</w:t>
      </w:r>
      <w:r>
        <w:t>ichier</w:t>
      </w:r>
      <w:r w:rsidR="0079112A">
        <w:t> »</w:t>
      </w:r>
      <w:r>
        <w:t xml:space="preserve"> permet de sélectionner une action à exécuter sur un dossier quelconque</w:t>
      </w:r>
      <w:r w:rsidR="0000431A">
        <w:t xml:space="preserve"> ou</w:t>
      </w:r>
      <w:r>
        <w:t xml:space="preserve"> un document</w:t>
      </w:r>
      <w:r w:rsidR="0000431A">
        <w:t xml:space="preserve"> de manière à les organiser,</w:t>
      </w:r>
      <w:r>
        <w:t xml:space="preserve"> et </w:t>
      </w:r>
      <w:r w:rsidR="0000431A">
        <w:t>sur les généralités de la plateforme.</w:t>
      </w:r>
    </w:p>
    <w:p w14:paraId="60B75D06" w14:textId="77777777" w:rsidR="00624960" w:rsidRDefault="00E23F44">
      <w:pPr>
        <w:keepNext/>
        <w:jc w:val="center"/>
        <w:pPrChange w:id="2064" w:author="Heritiana" w:date="2021-02-18T12:30:00Z">
          <w:pPr>
            <w:keepNext/>
          </w:pPr>
        </w:pPrChange>
      </w:pPr>
      <w:r>
        <w:rPr>
          <w:noProof/>
        </w:rPr>
        <w:drawing>
          <wp:inline distT="0" distB="0" distL="0" distR="0" wp14:anchorId="708101CC" wp14:editId="202ED6AA">
            <wp:extent cx="2181225" cy="3333115"/>
            <wp:effectExtent l="0" t="0" r="952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934"/>
                    <a:stretch/>
                  </pic:blipFill>
                  <pic:spPr bwMode="auto">
                    <a:xfrm>
                      <a:off x="0" y="0"/>
                      <a:ext cx="2181574" cy="3333649"/>
                    </a:xfrm>
                    <a:prstGeom prst="rect">
                      <a:avLst/>
                    </a:prstGeom>
                    <a:ln>
                      <a:noFill/>
                    </a:ln>
                    <a:extLst>
                      <a:ext uri="{53640926-AAD7-44D8-BBD7-CCE9431645EC}">
                        <a14:shadowObscured xmlns:a14="http://schemas.microsoft.com/office/drawing/2010/main"/>
                      </a:ext>
                    </a:extLst>
                  </pic:spPr>
                </pic:pic>
              </a:graphicData>
            </a:graphic>
          </wp:inline>
        </w:drawing>
      </w:r>
    </w:p>
    <w:p w14:paraId="7578A650" w14:textId="1E28C8F1" w:rsidR="00E23F44" w:rsidRDefault="00624960" w:rsidP="006227B8">
      <w:pPr>
        <w:pStyle w:val="Lgende"/>
      </w:pPr>
      <w:bookmarkStart w:id="2065" w:name="_Toc67063140"/>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66" w:author="Heritiana" w:date="2021-03-19T16:17:00Z">
        <w:r w:rsidR="006048F2">
          <w:rPr>
            <w:noProof/>
          </w:rPr>
          <w:t>29</w:t>
        </w:r>
      </w:ins>
      <w:ins w:id="2067" w:author="ADMIN" w:date="2021-03-15T16:10:00Z">
        <w:del w:id="2068" w:author="Heritiana" w:date="2021-03-19T16:02:00Z">
          <w:r w:rsidR="00164A93" w:rsidDel="007E6FB2">
            <w:rPr>
              <w:noProof/>
            </w:rPr>
            <w:delText>30</w:delText>
          </w:r>
        </w:del>
      </w:ins>
      <w:ins w:id="2069" w:author="Michael LABARRE" w:date="2021-03-12T20:12:00Z">
        <w:del w:id="2070" w:author="Heritiana" w:date="2021-03-19T16:02:00Z">
          <w:r w:rsidR="00E26CAC" w:rsidDel="007E6FB2">
            <w:rPr>
              <w:noProof/>
            </w:rPr>
            <w:delText>25</w:delText>
          </w:r>
        </w:del>
      </w:ins>
      <w:del w:id="2071" w:author="Heritiana" w:date="2021-03-19T16:02:00Z">
        <w:r w:rsidR="00E9322C" w:rsidDel="007E6FB2">
          <w:rPr>
            <w:noProof/>
          </w:rPr>
          <w:delText>12</w:delText>
        </w:r>
      </w:del>
      <w:r w:rsidR="003E6EDF">
        <w:rPr>
          <w:noProof/>
        </w:rPr>
        <w:fldChar w:fldCharType="end"/>
      </w:r>
      <w:r>
        <w:t>: Menu - Fichier</w:t>
      </w:r>
      <w:bookmarkEnd w:id="2065"/>
    </w:p>
    <w:p w14:paraId="309143EC" w14:textId="77777777" w:rsidR="00194A9E" w:rsidRDefault="00194A9E" w:rsidP="00211DEC"/>
    <w:tbl>
      <w:tblPr>
        <w:tblStyle w:val="TableauGrille1Clair"/>
        <w:tblW w:w="9493" w:type="dxa"/>
        <w:tblLook w:val="04A0" w:firstRow="1" w:lastRow="0" w:firstColumn="1" w:lastColumn="0" w:noHBand="0" w:noVBand="1"/>
      </w:tblPr>
      <w:tblGrid>
        <w:gridCol w:w="714"/>
        <w:gridCol w:w="2542"/>
        <w:gridCol w:w="6237"/>
      </w:tblGrid>
      <w:tr w:rsidR="00092C92" w14:paraId="2074FB42" w14:textId="77777777" w:rsidTr="00295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FE78E20" w14:textId="77777777" w:rsidR="00092C92" w:rsidRDefault="00092C92" w:rsidP="00211DEC">
            <w:pPr>
              <w:ind w:left="0" w:firstLine="0"/>
            </w:pPr>
            <w:r>
              <w:t>Icône</w:t>
            </w:r>
          </w:p>
        </w:tc>
        <w:tc>
          <w:tcPr>
            <w:tcW w:w="2542" w:type="dxa"/>
          </w:tcPr>
          <w:p w14:paraId="01442FDB" w14:textId="77777777" w:rsidR="00092C92" w:rsidRDefault="00092C92" w:rsidP="00211DEC">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2FEC89F3" w14:textId="77777777" w:rsidR="00092C92" w:rsidRDefault="00092C92" w:rsidP="00211DEC">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92C92" w14:paraId="2950D61E"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2D7D8FF" w14:textId="77777777" w:rsidR="00092C92" w:rsidRDefault="00092C92" w:rsidP="00211DEC">
            <w:pPr>
              <w:ind w:left="0" w:firstLine="0"/>
            </w:pPr>
            <w:r>
              <w:rPr>
                <w:noProof/>
              </w:rPr>
              <w:drawing>
                <wp:inline distT="0" distB="0" distL="0" distR="0" wp14:anchorId="3FEDEC6F" wp14:editId="25942C67">
                  <wp:extent cx="24765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650" cy="257175"/>
                          </a:xfrm>
                          <a:prstGeom prst="rect">
                            <a:avLst/>
                          </a:prstGeom>
                        </pic:spPr>
                      </pic:pic>
                    </a:graphicData>
                  </a:graphic>
                </wp:inline>
              </w:drawing>
            </w:r>
          </w:p>
        </w:tc>
        <w:tc>
          <w:tcPr>
            <w:tcW w:w="2542" w:type="dxa"/>
          </w:tcPr>
          <w:p w14:paraId="6DAC91CD"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Trouver un document</w:t>
            </w:r>
          </w:p>
        </w:tc>
        <w:tc>
          <w:tcPr>
            <w:tcW w:w="6237" w:type="dxa"/>
          </w:tcPr>
          <w:p w14:paraId="106261DB"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Recherche un document dans la plateforme</w:t>
            </w:r>
          </w:p>
        </w:tc>
      </w:tr>
      <w:tr w:rsidR="00092C92" w14:paraId="6755CDEF"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1D330249" w14:textId="77777777" w:rsidR="00092C92" w:rsidRDefault="00092C92" w:rsidP="00211DEC">
            <w:pPr>
              <w:ind w:left="0" w:firstLine="0"/>
            </w:pPr>
            <w:r>
              <w:rPr>
                <w:noProof/>
              </w:rPr>
              <w:drawing>
                <wp:inline distT="0" distB="0" distL="0" distR="0" wp14:anchorId="4078293C" wp14:editId="5CD2B704">
                  <wp:extent cx="247650" cy="2476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650" cy="247650"/>
                          </a:xfrm>
                          <a:prstGeom prst="rect">
                            <a:avLst/>
                          </a:prstGeom>
                        </pic:spPr>
                      </pic:pic>
                    </a:graphicData>
                  </a:graphic>
                </wp:inline>
              </w:drawing>
            </w:r>
          </w:p>
        </w:tc>
        <w:tc>
          <w:tcPr>
            <w:tcW w:w="2542" w:type="dxa"/>
          </w:tcPr>
          <w:p w14:paraId="48EB65A3" w14:textId="77777777" w:rsidR="00092C92" w:rsidRDefault="00092C92" w:rsidP="00211DEC">
            <w:pPr>
              <w:ind w:left="0" w:firstLine="0"/>
              <w:cnfStyle w:val="000000000000" w:firstRow="0" w:lastRow="0" w:firstColumn="0" w:lastColumn="0" w:oddVBand="0" w:evenVBand="0" w:oddHBand="0" w:evenHBand="0" w:firstRowFirstColumn="0" w:firstRowLastColumn="0" w:lastRowFirstColumn="0" w:lastRowLastColumn="0"/>
            </w:pPr>
            <w:r>
              <w:t>Trouver un document similaire</w:t>
            </w:r>
          </w:p>
        </w:tc>
        <w:tc>
          <w:tcPr>
            <w:tcW w:w="6237" w:type="dxa"/>
          </w:tcPr>
          <w:p w14:paraId="09A7041F" w14:textId="77777777" w:rsidR="00092C92" w:rsidRDefault="00092C92" w:rsidP="00295A49">
            <w:pPr>
              <w:ind w:left="0" w:firstLine="0"/>
              <w:cnfStyle w:val="000000000000" w:firstRow="0" w:lastRow="0" w:firstColumn="0" w:lastColumn="0" w:oddVBand="0" w:evenVBand="0" w:oddHBand="0" w:evenHBand="0" w:firstRowFirstColumn="0" w:firstRowLastColumn="0" w:lastRowFirstColumn="0" w:lastRowLastColumn="0"/>
            </w:pPr>
            <w:r w:rsidRPr="00092C92">
              <w:t xml:space="preserve">Recherche </w:t>
            </w:r>
            <w:r>
              <w:t>de documents similaires dans la plateforme</w:t>
            </w:r>
            <w:r w:rsidR="00295A49">
              <w:t>. Cela repose sur le</w:t>
            </w:r>
            <w:r w:rsidRPr="00092C92">
              <w:t xml:space="preserve"> </w:t>
            </w:r>
            <w:r w:rsidR="001E0C81">
              <w:t>contenu du document sélectionné</w:t>
            </w:r>
          </w:p>
        </w:tc>
      </w:tr>
      <w:tr w:rsidR="00092C92" w14:paraId="66435C0D"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1CA3E43" w14:textId="77777777" w:rsidR="00092C92" w:rsidRDefault="00295A49" w:rsidP="00211DEC">
            <w:pPr>
              <w:ind w:left="0" w:firstLine="0"/>
            </w:pPr>
            <w:r>
              <w:rPr>
                <w:noProof/>
                <w:spacing w:val="-18"/>
                <w:position w:val="-3"/>
              </w:rPr>
              <w:drawing>
                <wp:inline distT="0" distB="0" distL="0" distR="0" wp14:anchorId="1AC3F497" wp14:editId="6A8AFA0D">
                  <wp:extent cx="169545" cy="180847"/>
                  <wp:effectExtent l="0" t="0" r="1905" b="0"/>
                  <wp:docPr id="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2" cstate="print"/>
                          <a:stretch>
                            <a:fillRect/>
                          </a:stretch>
                        </pic:blipFill>
                        <pic:spPr>
                          <a:xfrm>
                            <a:off x="0" y="0"/>
                            <a:ext cx="179561" cy="191531"/>
                          </a:xfrm>
                          <a:prstGeom prst="rect">
                            <a:avLst/>
                          </a:prstGeom>
                        </pic:spPr>
                      </pic:pic>
                    </a:graphicData>
                  </a:graphic>
                </wp:inline>
              </w:drawing>
            </w:r>
          </w:p>
        </w:tc>
        <w:tc>
          <w:tcPr>
            <w:tcW w:w="2542" w:type="dxa"/>
          </w:tcPr>
          <w:p w14:paraId="26C37485" w14:textId="77777777" w:rsidR="00092C92" w:rsidRDefault="00295A49" w:rsidP="00211DEC">
            <w:pPr>
              <w:ind w:left="0" w:firstLine="0"/>
              <w:cnfStyle w:val="000000000000" w:firstRow="0" w:lastRow="0" w:firstColumn="0" w:lastColumn="0" w:oddVBand="0" w:evenVBand="0" w:oddHBand="0" w:evenHBand="0" w:firstRowFirstColumn="0" w:firstRowLastColumn="0" w:lastRowFirstColumn="0" w:lastRowLastColumn="0"/>
            </w:pPr>
            <w:r w:rsidRPr="00295A49">
              <w:t>Ajouter un document</w:t>
            </w:r>
          </w:p>
        </w:tc>
        <w:tc>
          <w:tcPr>
            <w:tcW w:w="6237" w:type="dxa"/>
          </w:tcPr>
          <w:p w14:paraId="22A31AAE" w14:textId="32B97675" w:rsidR="00295A49" w:rsidRDefault="00295A49" w:rsidP="0079112A">
            <w:pPr>
              <w:ind w:left="0" w:firstLine="0"/>
              <w:cnfStyle w:val="000000000000" w:firstRow="0" w:lastRow="0" w:firstColumn="0" w:lastColumn="0" w:oddVBand="0" w:evenVBand="0" w:oddHBand="0" w:evenHBand="0" w:firstRowFirstColumn="0" w:firstRowLastColumn="0" w:lastRowFirstColumn="0" w:lastRowLastColumn="0"/>
            </w:pPr>
            <w:r w:rsidRPr="00295A49">
              <w:t>Télécha</w:t>
            </w:r>
            <w:r>
              <w:t xml:space="preserve">rge un nouveau document dans l’emplacement </w:t>
            </w:r>
            <w:r w:rsidRPr="00295A49">
              <w:t>sélectionné.</w:t>
            </w:r>
            <w:r>
              <w:t xml:space="preserve"> </w:t>
            </w:r>
          </w:p>
        </w:tc>
      </w:tr>
      <w:tr w:rsidR="00092C92" w14:paraId="4F917C8D"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12F4C91" w14:textId="77777777" w:rsidR="00092C92" w:rsidRDefault="00295A49" w:rsidP="00211DEC">
            <w:pPr>
              <w:ind w:left="0" w:firstLine="0"/>
            </w:pPr>
            <w:r>
              <w:rPr>
                <w:noProof/>
                <w:spacing w:val="-18"/>
                <w:position w:val="-3"/>
              </w:rPr>
              <w:drawing>
                <wp:inline distT="0" distB="0" distL="0" distR="0" wp14:anchorId="72D0B1EC" wp14:editId="4B4698A7">
                  <wp:extent cx="169664" cy="180975"/>
                  <wp:effectExtent l="0" t="0" r="1905"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0" cstate="print"/>
                          <a:stretch>
                            <a:fillRect/>
                          </a:stretch>
                        </pic:blipFill>
                        <pic:spPr>
                          <a:xfrm>
                            <a:off x="0" y="0"/>
                            <a:ext cx="170947" cy="182343"/>
                          </a:xfrm>
                          <a:prstGeom prst="rect">
                            <a:avLst/>
                          </a:prstGeom>
                        </pic:spPr>
                      </pic:pic>
                    </a:graphicData>
                  </a:graphic>
                </wp:inline>
              </w:drawing>
            </w:r>
          </w:p>
        </w:tc>
        <w:tc>
          <w:tcPr>
            <w:tcW w:w="2542" w:type="dxa"/>
          </w:tcPr>
          <w:p w14:paraId="4E993B74" w14:textId="77777777" w:rsidR="00092C92" w:rsidRDefault="00295A49" w:rsidP="00211DEC">
            <w:pPr>
              <w:ind w:left="0" w:firstLine="0"/>
              <w:cnfStyle w:val="000000000000" w:firstRow="0" w:lastRow="0" w:firstColumn="0" w:lastColumn="0" w:oddVBand="0" w:evenVBand="0" w:oddHBand="0" w:evenHBand="0" w:firstRowFirstColumn="0" w:firstRowLastColumn="0" w:lastRowFirstColumn="0" w:lastRowLastColumn="0"/>
            </w:pPr>
            <w:r>
              <w:t>Télécharger le document</w:t>
            </w:r>
          </w:p>
        </w:tc>
        <w:tc>
          <w:tcPr>
            <w:tcW w:w="6237" w:type="dxa"/>
          </w:tcPr>
          <w:p w14:paraId="678AB6BE" w14:textId="77777777" w:rsidR="00092C92" w:rsidRDefault="00295A49" w:rsidP="001E0C81">
            <w:pPr>
              <w:ind w:left="0" w:firstLine="0"/>
              <w:cnfStyle w:val="000000000000" w:firstRow="0" w:lastRow="0" w:firstColumn="0" w:lastColumn="0" w:oddVBand="0" w:evenVBand="0" w:oddHBand="0" w:evenHBand="0" w:firstRowFirstColumn="0" w:firstRowLastColumn="0" w:lastRowFirstColumn="0" w:lastRowLastColumn="0"/>
            </w:pPr>
            <w:r w:rsidRPr="00295A49">
              <w:t xml:space="preserve">Télécharge </w:t>
            </w:r>
            <w:r>
              <w:t xml:space="preserve">le document sélectionné </w:t>
            </w:r>
          </w:p>
        </w:tc>
      </w:tr>
      <w:tr w:rsidR="00092C92" w14:paraId="669D9BAF"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1B640BC9" w14:textId="77777777" w:rsidR="00092C92" w:rsidRDefault="00B90E30" w:rsidP="00211DEC">
            <w:pPr>
              <w:ind w:left="0" w:firstLine="0"/>
            </w:pPr>
            <w:r>
              <w:rPr>
                <w:noProof/>
              </w:rPr>
              <w:drawing>
                <wp:inline distT="0" distB="0" distL="0" distR="0" wp14:anchorId="6E5B2A7D" wp14:editId="3A79E5DC">
                  <wp:extent cx="219075" cy="2190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7857" r="1"/>
                          <a:stretch/>
                        </pic:blipFill>
                        <pic:spPr bwMode="auto">
                          <a:xfrm>
                            <a:off x="0" y="0"/>
                            <a:ext cx="219075" cy="219075"/>
                          </a:xfrm>
                          <a:prstGeom prst="rect">
                            <a:avLst/>
                          </a:prstGeom>
                          <a:ln>
                            <a:noFill/>
                          </a:ln>
                          <a:extLst>
                            <a:ext uri="{53640926-AAD7-44D8-BBD7-CCE9431645EC}">
                              <a14:shadowObscured xmlns:a14="http://schemas.microsoft.com/office/drawing/2010/main"/>
                            </a:ext>
                          </a:extLst>
                        </pic:spPr>
                      </pic:pic>
                    </a:graphicData>
                  </a:graphic>
                </wp:inline>
              </w:drawing>
            </w:r>
          </w:p>
        </w:tc>
        <w:tc>
          <w:tcPr>
            <w:tcW w:w="2542" w:type="dxa"/>
          </w:tcPr>
          <w:p w14:paraId="6824DA56" w14:textId="77777777" w:rsidR="00092C92" w:rsidRDefault="00B90E30" w:rsidP="00211DEC">
            <w:pPr>
              <w:ind w:left="0" w:firstLine="0"/>
              <w:cnfStyle w:val="000000000000" w:firstRow="0" w:lastRow="0" w:firstColumn="0" w:lastColumn="0" w:oddVBand="0" w:evenVBand="0" w:oddHBand="0" w:evenHBand="0" w:firstRowFirstColumn="0" w:firstRowLastColumn="0" w:lastRowFirstColumn="0" w:lastRowLastColumn="0"/>
            </w:pPr>
            <w:r>
              <w:t>Télécharger</w:t>
            </w:r>
            <w:r w:rsidR="00295A49" w:rsidRPr="00295A49">
              <w:t xml:space="preserve"> le document au format PDF</w:t>
            </w:r>
          </w:p>
        </w:tc>
        <w:tc>
          <w:tcPr>
            <w:tcW w:w="6237" w:type="dxa"/>
          </w:tcPr>
          <w:p w14:paraId="68D8F78C" w14:textId="77777777" w:rsidR="00092C92" w:rsidRDefault="00B90E30" w:rsidP="001E0C81">
            <w:pPr>
              <w:ind w:left="0" w:firstLine="0"/>
              <w:cnfStyle w:val="000000000000" w:firstRow="0" w:lastRow="0" w:firstColumn="0" w:lastColumn="0" w:oddVBand="0" w:evenVBand="0" w:oddHBand="0" w:evenHBand="0" w:firstRowFirstColumn="0" w:firstRowLastColumn="0" w:lastRowFirstColumn="0" w:lastRowLastColumn="0"/>
            </w:pPr>
            <w:r>
              <w:t>Télécharge</w:t>
            </w:r>
            <w:r w:rsidR="00295A49" w:rsidRPr="00295A49">
              <w:t xml:space="preserve"> le document sélectionné au format PDF.</w:t>
            </w:r>
          </w:p>
        </w:tc>
      </w:tr>
      <w:tr w:rsidR="00092C92" w14:paraId="082E3FE1"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476A8302" w14:textId="77777777" w:rsidR="00092C92" w:rsidRDefault="00B90E30" w:rsidP="00211DEC">
            <w:pPr>
              <w:ind w:left="0" w:firstLine="0"/>
            </w:pPr>
            <w:r>
              <w:rPr>
                <w:noProof/>
              </w:rPr>
              <w:drawing>
                <wp:inline distT="0" distB="0" distL="0" distR="0" wp14:anchorId="71740ADA" wp14:editId="0BD1368C">
                  <wp:extent cx="266700" cy="1905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00" cy="190500"/>
                          </a:xfrm>
                          <a:prstGeom prst="rect">
                            <a:avLst/>
                          </a:prstGeom>
                        </pic:spPr>
                      </pic:pic>
                    </a:graphicData>
                  </a:graphic>
                </wp:inline>
              </w:drawing>
            </w:r>
          </w:p>
        </w:tc>
        <w:tc>
          <w:tcPr>
            <w:tcW w:w="2542" w:type="dxa"/>
          </w:tcPr>
          <w:p w14:paraId="5C30B5EC" w14:textId="77777777" w:rsidR="00092C92"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t>Envoi</w:t>
            </w:r>
            <w:r w:rsidRPr="00B90E30">
              <w:t xml:space="preserve"> </w:t>
            </w:r>
            <w:r>
              <w:t>du document en tant que</w:t>
            </w:r>
            <w:r w:rsidRPr="00B90E30">
              <w:t xml:space="preserve"> lien</w:t>
            </w:r>
          </w:p>
        </w:tc>
        <w:tc>
          <w:tcPr>
            <w:tcW w:w="6237" w:type="dxa"/>
          </w:tcPr>
          <w:p w14:paraId="53C0028A" w14:textId="77777777" w:rsidR="00092C92"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rsidRPr="00B90E30">
              <w:t xml:space="preserve">Envoie une </w:t>
            </w:r>
            <w:r>
              <w:t xml:space="preserve">adresse </w:t>
            </w:r>
            <w:r w:rsidRPr="00B90E30">
              <w:t xml:space="preserve">URL </w:t>
            </w:r>
            <w:r>
              <w:t xml:space="preserve">au document sélectionné dans la plateforme </w:t>
            </w:r>
            <w:r w:rsidRPr="00B90E30">
              <w:t>par courrier</w:t>
            </w:r>
          </w:p>
        </w:tc>
      </w:tr>
      <w:tr w:rsidR="00295A49" w14:paraId="44AEAB99"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15542BF" w14:textId="77777777" w:rsidR="00295A49" w:rsidRDefault="00B90E30" w:rsidP="00295A49">
            <w:pPr>
              <w:ind w:left="0" w:firstLine="0"/>
            </w:pPr>
            <w:r>
              <w:rPr>
                <w:noProof/>
              </w:rPr>
              <w:drawing>
                <wp:inline distT="0" distB="0" distL="0" distR="0" wp14:anchorId="74265B51" wp14:editId="7E8A370C">
                  <wp:extent cx="247650" cy="1809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50" cy="180975"/>
                          </a:xfrm>
                          <a:prstGeom prst="rect">
                            <a:avLst/>
                          </a:prstGeom>
                        </pic:spPr>
                      </pic:pic>
                    </a:graphicData>
                  </a:graphic>
                </wp:inline>
              </w:drawing>
            </w:r>
          </w:p>
        </w:tc>
        <w:tc>
          <w:tcPr>
            <w:tcW w:w="2542" w:type="dxa"/>
          </w:tcPr>
          <w:p w14:paraId="6EEE9970"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Envoi pièce jointe du document</w:t>
            </w:r>
          </w:p>
        </w:tc>
        <w:tc>
          <w:tcPr>
            <w:tcW w:w="6237" w:type="dxa"/>
          </w:tcPr>
          <w:p w14:paraId="528147DC" w14:textId="77777777" w:rsidR="00295A49" w:rsidRDefault="00B90E30" w:rsidP="00B90E30">
            <w:pPr>
              <w:ind w:left="0" w:firstLine="0"/>
              <w:cnfStyle w:val="000000000000" w:firstRow="0" w:lastRow="0" w:firstColumn="0" w:lastColumn="0" w:oddVBand="0" w:evenVBand="0" w:oddHBand="0" w:evenHBand="0" w:firstRowFirstColumn="0" w:firstRowLastColumn="0" w:lastRowFirstColumn="0" w:lastRowLastColumn="0"/>
            </w:pPr>
            <w:r w:rsidRPr="00B90E30">
              <w:t xml:space="preserve">Envoie le document sélectionné dans </w:t>
            </w:r>
            <w:r>
              <w:t xml:space="preserve">la plateforme </w:t>
            </w:r>
            <w:r w:rsidRPr="00B90E30">
              <w:t>en tant que pièce jointe par courrier.</w:t>
            </w:r>
          </w:p>
        </w:tc>
      </w:tr>
      <w:tr w:rsidR="00295A49" w14:paraId="563E31D4"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BF9DCE7" w14:textId="77777777" w:rsidR="00295A49" w:rsidRDefault="00B90E30" w:rsidP="00295A49">
            <w:pPr>
              <w:ind w:left="0" w:firstLine="0"/>
            </w:pPr>
            <w:r>
              <w:rPr>
                <w:noProof/>
              </w:rPr>
              <w:drawing>
                <wp:inline distT="0" distB="0" distL="0" distR="0" wp14:anchorId="176EB4AF" wp14:editId="0D1651A7">
                  <wp:extent cx="238125" cy="2286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125" cy="228600"/>
                          </a:xfrm>
                          <a:prstGeom prst="rect">
                            <a:avLst/>
                          </a:prstGeom>
                        </pic:spPr>
                      </pic:pic>
                    </a:graphicData>
                  </a:graphic>
                </wp:inline>
              </w:drawing>
            </w:r>
          </w:p>
        </w:tc>
        <w:tc>
          <w:tcPr>
            <w:tcW w:w="2542" w:type="dxa"/>
          </w:tcPr>
          <w:p w14:paraId="3B9C7F55"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Faire suivre le courrier</w:t>
            </w:r>
          </w:p>
        </w:tc>
        <w:tc>
          <w:tcPr>
            <w:tcW w:w="6237" w:type="dxa"/>
          </w:tcPr>
          <w:p w14:paraId="7DCDABA1"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Redirige</w:t>
            </w:r>
            <w:r w:rsidRPr="00B90E30">
              <w:t xml:space="preserve"> le courrier sélectionné dans un panneau du navigateur</w:t>
            </w:r>
          </w:p>
        </w:tc>
      </w:tr>
      <w:tr w:rsidR="00295A49" w14:paraId="37C38258"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2B0A730D" w14:textId="77777777" w:rsidR="00295A49" w:rsidRDefault="00B90E30" w:rsidP="00295A49">
            <w:pPr>
              <w:ind w:left="0" w:firstLine="0"/>
            </w:pPr>
            <w:r>
              <w:rPr>
                <w:noProof/>
              </w:rPr>
              <w:drawing>
                <wp:inline distT="0" distB="0" distL="0" distR="0" wp14:anchorId="2C47305D" wp14:editId="42171835">
                  <wp:extent cx="238125" cy="2381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125" cy="238125"/>
                          </a:xfrm>
                          <a:prstGeom prst="rect">
                            <a:avLst/>
                          </a:prstGeom>
                        </pic:spPr>
                      </pic:pic>
                    </a:graphicData>
                  </a:graphic>
                </wp:inline>
              </w:drawing>
            </w:r>
          </w:p>
        </w:tc>
        <w:tc>
          <w:tcPr>
            <w:tcW w:w="2542" w:type="dxa"/>
          </w:tcPr>
          <w:p w14:paraId="4AEC75D1" w14:textId="77777777" w:rsidR="00295A49" w:rsidRDefault="00B90E30" w:rsidP="00295A49">
            <w:pPr>
              <w:ind w:left="0" w:firstLine="0"/>
              <w:cnfStyle w:val="000000000000" w:firstRow="0" w:lastRow="0" w:firstColumn="0" w:lastColumn="0" w:oddVBand="0" w:evenVBand="0" w:oddHBand="0" w:evenHBand="0" w:firstRowFirstColumn="0" w:firstRowLastColumn="0" w:lastRowFirstColumn="0" w:lastRowLastColumn="0"/>
            </w:pPr>
            <w:r>
              <w:t>Créer depuis le modèle</w:t>
            </w:r>
          </w:p>
        </w:tc>
        <w:tc>
          <w:tcPr>
            <w:tcW w:w="6237" w:type="dxa"/>
          </w:tcPr>
          <w:p w14:paraId="6C70A053"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Crée un nouveau document basé sur un document exi</w:t>
            </w:r>
            <w:r>
              <w:t>stant dans l'espace des modèles (cette fonction n’est pas disponible pour ARSM et les SFD)</w:t>
            </w:r>
          </w:p>
        </w:tc>
      </w:tr>
      <w:tr w:rsidR="00295A49" w14:paraId="3F747410"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26C3CEA" w14:textId="77777777" w:rsidR="00295A49" w:rsidRDefault="0032693D" w:rsidP="00295A49">
            <w:pPr>
              <w:ind w:left="0" w:firstLine="0"/>
            </w:pPr>
            <w:r>
              <w:rPr>
                <w:noProof/>
                <w:spacing w:val="20"/>
                <w:position w:val="-3"/>
              </w:rPr>
              <w:drawing>
                <wp:inline distT="0" distB="0" distL="0" distR="0" wp14:anchorId="0B087A7B" wp14:editId="5F4F7043">
                  <wp:extent cx="169545" cy="169545"/>
                  <wp:effectExtent l="0" t="0" r="1905" b="1905"/>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6" cstate="print"/>
                          <a:stretch>
                            <a:fillRect/>
                          </a:stretch>
                        </pic:blipFill>
                        <pic:spPr>
                          <a:xfrm>
                            <a:off x="0" y="0"/>
                            <a:ext cx="170307" cy="170307"/>
                          </a:xfrm>
                          <a:prstGeom prst="rect">
                            <a:avLst/>
                          </a:prstGeom>
                        </pic:spPr>
                      </pic:pic>
                    </a:graphicData>
                  </a:graphic>
                </wp:inline>
              </w:drawing>
            </w:r>
          </w:p>
        </w:tc>
        <w:tc>
          <w:tcPr>
            <w:tcW w:w="2542" w:type="dxa"/>
          </w:tcPr>
          <w:p w14:paraId="6D69B9C4"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Exporter en ZIP</w:t>
            </w:r>
          </w:p>
        </w:tc>
        <w:tc>
          <w:tcPr>
            <w:tcW w:w="6237" w:type="dxa"/>
          </w:tcPr>
          <w:p w14:paraId="0C088F77" w14:textId="43081440" w:rsidR="00295A49" w:rsidRDefault="0032693D" w:rsidP="00C654D2">
            <w:pPr>
              <w:ind w:left="0" w:firstLine="0"/>
              <w:cnfStyle w:val="000000000000" w:firstRow="0" w:lastRow="0" w:firstColumn="0" w:lastColumn="0" w:oddVBand="0" w:evenVBand="0" w:oddHBand="0" w:evenHBand="0" w:firstRowFirstColumn="0" w:firstRowLastColumn="0" w:lastRowFirstColumn="0" w:lastRowLastColumn="0"/>
            </w:pPr>
            <w:r w:rsidRPr="0032693D">
              <w:t xml:space="preserve">Télécharge les </w:t>
            </w:r>
            <w:r>
              <w:t>documents</w:t>
            </w:r>
            <w:r w:rsidRPr="0032693D">
              <w:t xml:space="preserve"> sélectionnés</w:t>
            </w:r>
            <w:r>
              <w:t xml:space="preserve"> dans un fichier </w:t>
            </w:r>
            <w:r w:rsidR="009679F8">
              <w:t xml:space="preserve">compressé de format </w:t>
            </w:r>
            <w:r>
              <w:t>ZIP</w:t>
            </w:r>
          </w:p>
        </w:tc>
      </w:tr>
      <w:tr w:rsidR="00295A49" w14:paraId="46992901"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1956D9D" w14:textId="77777777" w:rsidR="00295A49" w:rsidRDefault="0032693D" w:rsidP="00295A49">
            <w:pPr>
              <w:ind w:left="0" w:firstLine="0"/>
            </w:pPr>
            <w:r>
              <w:rPr>
                <w:noProof/>
                <w:spacing w:val="20"/>
                <w:position w:val="-3"/>
              </w:rPr>
              <w:lastRenderedPageBreak/>
              <w:drawing>
                <wp:inline distT="0" distB="0" distL="0" distR="0" wp14:anchorId="0592A14C" wp14:editId="654283C0">
                  <wp:extent cx="169545" cy="169545"/>
                  <wp:effectExtent l="0" t="0" r="1905" b="1905"/>
                  <wp:docPr id="11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png"/>
                          <pic:cNvPicPr/>
                        </pic:nvPicPr>
                        <pic:blipFill>
                          <a:blip r:embed="rId67" cstate="print"/>
                          <a:stretch>
                            <a:fillRect/>
                          </a:stretch>
                        </pic:blipFill>
                        <pic:spPr>
                          <a:xfrm>
                            <a:off x="0" y="0"/>
                            <a:ext cx="170307" cy="170307"/>
                          </a:xfrm>
                          <a:prstGeom prst="rect">
                            <a:avLst/>
                          </a:prstGeom>
                        </pic:spPr>
                      </pic:pic>
                    </a:graphicData>
                  </a:graphic>
                </wp:inline>
              </w:drawing>
            </w:r>
          </w:p>
        </w:tc>
        <w:tc>
          <w:tcPr>
            <w:tcW w:w="2542" w:type="dxa"/>
          </w:tcPr>
          <w:p w14:paraId="0C9B1E25"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Démarrer le flux de travail</w:t>
            </w:r>
          </w:p>
        </w:tc>
        <w:tc>
          <w:tcPr>
            <w:tcW w:w="6237" w:type="dxa"/>
          </w:tcPr>
          <w:p w14:paraId="714030B3" w14:textId="0E491878" w:rsidR="001E0C81" w:rsidRDefault="0032693D" w:rsidP="00A13D47">
            <w:pPr>
              <w:ind w:left="0" w:firstLine="0"/>
              <w:cnfStyle w:val="000000000000" w:firstRow="0" w:lastRow="0" w:firstColumn="0" w:lastColumn="0" w:oddVBand="0" w:evenVBand="0" w:oddHBand="0" w:evenHBand="0" w:firstRowFirstColumn="0" w:firstRowLastColumn="0" w:lastRowFirstColumn="0" w:lastRowLastColumn="0"/>
            </w:pPr>
            <w:r w:rsidRPr="0032693D">
              <w:t>Démarre un flux de tr</w:t>
            </w:r>
            <w:r>
              <w:t xml:space="preserve">avail sur l’élément </w:t>
            </w:r>
            <w:r w:rsidRPr="0032693D">
              <w:t>sélectionné (document, dossier, courrier ou enregistrement)</w:t>
            </w:r>
            <w:r w:rsidR="00002D92">
              <w:t xml:space="preserve"> mais pour le cas d</w:t>
            </w:r>
            <w:r w:rsidR="00A13D47">
              <w:t>’ARSM</w:t>
            </w:r>
            <w:r w:rsidR="00002D92">
              <w:t>, il s’agit surtout de documents (ou rapports périodiques)</w:t>
            </w:r>
            <w:r w:rsidR="001E0C81">
              <w:t xml:space="preserve">. </w:t>
            </w:r>
          </w:p>
        </w:tc>
      </w:tr>
      <w:tr w:rsidR="00295A49" w14:paraId="6DC6CBFE"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CC6ED71" w14:textId="77777777" w:rsidR="00295A49" w:rsidRDefault="0032693D" w:rsidP="00295A49">
            <w:pPr>
              <w:ind w:left="0" w:firstLine="0"/>
            </w:pPr>
            <w:r>
              <w:rPr>
                <w:noProof/>
              </w:rPr>
              <w:drawing>
                <wp:inline distT="0" distB="0" distL="0" distR="0" wp14:anchorId="43C53DDB" wp14:editId="00E2E3FD">
                  <wp:extent cx="247650" cy="2095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 cy="209550"/>
                          </a:xfrm>
                          <a:prstGeom prst="rect">
                            <a:avLst/>
                          </a:prstGeom>
                        </pic:spPr>
                      </pic:pic>
                    </a:graphicData>
                  </a:graphic>
                </wp:inline>
              </w:drawing>
            </w:r>
          </w:p>
        </w:tc>
        <w:tc>
          <w:tcPr>
            <w:tcW w:w="2542" w:type="dxa"/>
          </w:tcPr>
          <w:p w14:paraId="768FFF55"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Rafraîchir</w:t>
            </w:r>
          </w:p>
        </w:tc>
        <w:tc>
          <w:tcPr>
            <w:tcW w:w="6237" w:type="dxa"/>
          </w:tcPr>
          <w:p w14:paraId="0D4366AE" w14:textId="77777777" w:rsidR="00295A49" w:rsidRDefault="0032693D" w:rsidP="0032693D">
            <w:pPr>
              <w:ind w:left="0" w:firstLine="0"/>
              <w:cnfStyle w:val="000000000000" w:firstRow="0" w:lastRow="0" w:firstColumn="0" w:lastColumn="0" w:oddVBand="0" w:evenVBand="0" w:oddHBand="0" w:evenHBand="0" w:firstRowFirstColumn="0" w:firstRowLastColumn="0" w:lastRowFirstColumn="0" w:lastRowLastColumn="0"/>
            </w:pPr>
            <w:r w:rsidRPr="0032693D">
              <w:t>Actualise l'interface utilisateur</w:t>
            </w:r>
          </w:p>
        </w:tc>
      </w:tr>
      <w:tr w:rsidR="0032693D" w14:paraId="08E8DF50"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7E8CC49C" w14:textId="77777777" w:rsidR="0032693D" w:rsidRDefault="0032693D" w:rsidP="00295A49">
            <w:pPr>
              <w:ind w:left="0" w:firstLine="0"/>
              <w:rPr>
                <w:noProof/>
              </w:rPr>
            </w:pPr>
            <w:r>
              <w:rPr>
                <w:noProof/>
              </w:rPr>
              <w:drawing>
                <wp:inline distT="0" distB="0" distL="0" distR="0" wp14:anchorId="1B5103D4" wp14:editId="0E0CA839">
                  <wp:extent cx="238125" cy="2190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125" cy="219075"/>
                          </a:xfrm>
                          <a:prstGeom prst="rect">
                            <a:avLst/>
                          </a:prstGeom>
                        </pic:spPr>
                      </pic:pic>
                    </a:graphicData>
                  </a:graphic>
                </wp:inline>
              </w:drawing>
            </w:r>
          </w:p>
        </w:tc>
        <w:tc>
          <w:tcPr>
            <w:tcW w:w="2542" w:type="dxa"/>
          </w:tcPr>
          <w:p w14:paraId="795F7FE4" w14:textId="77777777" w:rsidR="0032693D"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Vider la corbeille</w:t>
            </w:r>
          </w:p>
        </w:tc>
        <w:tc>
          <w:tcPr>
            <w:tcW w:w="6237" w:type="dxa"/>
          </w:tcPr>
          <w:p w14:paraId="5FBA4B55" w14:textId="77777777" w:rsidR="0032693D"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Nettoie la corbeille de l'utilisateur</w:t>
            </w:r>
          </w:p>
        </w:tc>
      </w:tr>
      <w:tr w:rsidR="00295A49" w14:paraId="37D38126" w14:textId="77777777" w:rsidTr="00295A49">
        <w:tc>
          <w:tcPr>
            <w:cnfStyle w:val="001000000000" w:firstRow="0" w:lastRow="0" w:firstColumn="1" w:lastColumn="0" w:oddVBand="0" w:evenVBand="0" w:oddHBand="0" w:evenHBand="0" w:firstRowFirstColumn="0" w:firstRowLastColumn="0" w:lastRowFirstColumn="0" w:lastRowLastColumn="0"/>
            <w:tcW w:w="714" w:type="dxa"/>
          </w:tcPr>
          <w:p w14:paraId="68CBB4F6" w14:textId="77777777" w:rsidR="00295A49" w:rsidRDefault="0032693D" w:rsidP="00295A49">
            <w:pPr>
              <w:ind w:left="0" w:firstLine="0"/>
            </w:pPr>
            <w:r>
              <w:rPr>
                <w:noProof/>
                <w:spacing w:val="20"/>
                <w:position w:val="-3"/>
              </w:rPr>
              <w:drawing>
                <wp:inline distT="0" distB="0" distL="0" distR="0" wp14:anchorId="169E4746" wp14:editId="5120F8DF">
                  <wp:extent cx="169545" cy="169545"/>
                  <wp:effectExtent l="0" t="0" r="1905" b="1905"/>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70" cstate="print"/>
                          <a:stretch>
                            <a:fillRect/>
                          </a:stretch>
                        </pic:blipFill>
                        <pic:spPr>
                          <a:xfrm>
                            <a:off x="0" y="0"/>
                            <a:ext cx="170307" cy="170307"/>
                          </a:xfrm>
                          <a:prstGeom prst="rect">
                            <a:avLst/>
                          </a:prstGeom>
                        </pic:spPr>
                      </pic:pic>
                    </a:graphicData>
                  </a:graphic>
                </wp:inline>
              </w:drawing>
            </w:r>
          </w:p>
        </w:tc>
        <w:tc>
          <w:tcPr>
            <w:tcW w:w="2542" w:type="dxa"/>
          </w:tcPr>
          <w:p w14:paraId="69EA2458"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t>Quitter</w:t>
            </w:r>
          </w:p>
        </w:tc>
        <w:tc>
          <w:tcPr>
            <w:tcW w:w="6237" w:type="dxa"/>
          </w:tcPr>
          <w:p w14:paraId="56814226" w14:textId="77777777" w:rsidR="00295A49" w:rsidRDefault="0032693D" w:rsidP="00295A49">
            <w:pPr>
              <w:ind w:left="0" w:firstLine="0"/>
              <w:cnfStyle w:val="000000000000" w:firstRow="0" w:lastRow="0" w:firstColumn="0" w:lastColumn="0" w:oddVBand="0" w:evenVBand="0" w:oddHBand="0" w:evenHBand="0" w:firstRowFirstColumn="0" w:firstRowLastColumn="0" w:lastRowFirstColumn="0" w:lastRowLastColumn="0"/>
            </w:pPr>
            <w:r w:rsidRPr="0032693D">
              <w:t>Quitte l'application</w:t>
            </w:r>
          </w:p>
        </w:tc>
      </w:tr>
    </w:tbl>
    <w:p w14:paraId="480E645F" w14:textId="77777777" w:rsidR="00E23F44" w:rsidRDefault="00E23F44" w:rsidP="00211DEC"/>
    <w:p w14:paraId="6B2D7AFC" w14:textId="77777777" w:rsidR="00E23F44" w:rsidRDefault="00E23F44" w:rsidP="00E23F44">
      <w:pPr>
        <w:pStyle w:val="Titre5"/>
      </w:pPr>
      <w:r>
        <w:t>Edition</w:t>
      </w:r>
    </w:p>
    <w:p w14:paraId="4AD3F3A8" w14:textId="77777777" w:rsidR="00E23F44" w:rsidRDefault="00067BB2" w:rsidP="00211DEC">
      <w:r>
        <w:t>L’option édition désigne les commandes que l’on peut effectuer sur un document sélectionné.</w:t>
      </w:r>
    </w:p>
    <w:p w14:paraId="40375344" w14:textId="77777777" w:rsidR="00624960" w:rsidRDefault="00E23F44">
      <w:pPr>
        <w:keepNext/>
        <w:jc w:val="center"/>
        <w:pPrChange w:id="2072" w:author="Heritiana" w:date="2021-02-18T12:30:00Z">
          <w:pPr>
            <w:keepNext/>
          </w:pPr>
        </w:pPrChange>
      </w:pPr>
      <w:r>
        <w:rPr>
          <w:noProof/>
        </w:rPr>
        <w:drawing>
          <wp:inline distT="0" distB="0" distL="0" distR="0" wp14:anchorId="78F85A30" wp14:editId="6AA8DD6B">
            <wp:extent cx="1524000" cy="2305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586" r="27242" b="2024"/>
                    <a:stretch/>
                  </pic:blipFill>
                  <pic:spPr bwMode="auto">
                    <a:xfrm>
                      <a:off x="0" y="0"/>
                      <a:ext cx="1524000" cy="2305050"/>
                    </a:xfrm>
                    <a:prstGeom prst="rect">
                      <a:avLst/>
                    </a:prstGeom>
                    <a:ln>
                      <a:noFill/>
                    </a:ln>
                    <a:extLst>
                      <a:ext uri="{53640926-AAD7-44D8-BBD7-CCE9431645EC}">
                        <a14:shadowObscured xmlns:a14="http://schemas.microsoft.com/office/drawing/2010/main"/>
                      </a:ext>
                    </a:extLst>
                  </pic:spPr>
                </pic:pic>
              </a:graphicData>
            </a:graphic>
          </wp:inline>
        </w:drawing>
      </w:r>
    </w:p>
    <w:p w14:paraId="25822C60" w14:textId="10128027" w:rsidR="00E23F44" w:rsidRDefault="00624960" w:rsidP="006227B8">
      <w:pPr>
        <w:pStyle w:val="Lgende"/>
      </w:pPr>
      <w:bookmarkStart w:id="2073" w:name="_Toc67063141"/>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74" w:author="Heritiana" w:date="2021-03-19T16:17:00Z">
        <w:r w:rsidR="006048F2">
          <w:rPr>
            <w:noProof/>
          </w:rPr>
          <w:t>30</w:t>
        </w:r>
      </w:ins>
      <w:ins w:id="2075" w:author="ADMIN" w:date="2021-03-15T16:10:00Z">
        <w:del w:id="2076" w:author="Heritiana" w:date="2021-03-19T16:02:00Z">
          <w:r w:rsidR="00164A93" w:rsidDel="007E6FB2">
            <w:rPr>
              <w:noProof/>
            </w:rPr>
            <w:delText>31</w:delText>
          </w:r>
        </w:del>
      </w:ins>
      <w:ins w:id="2077" w:author="Michael LABARRE" w:date="2021-03-12T20:12:00Z">
        <w:del w:id="2078" w:author="Heritiana" w:date="2021-03-19T16:02:00Z">
          <w:r w:rsidR="00E26CAC" w:rsidDel="007E6FB2">
            <w:rPr>
              <w:noProof/>
            </w:rPr>
            <w:delText>26</w:delText>
          </w:r>
        </w:del>
      </w:ins>
      <w:del w:id="2079" w:author="Heritiana" w:date="2021-03-19T16:02:00Z">
        <w:r w:rsidR="00E9322C" w:rsidDel="007E6FB2">
          <w:rPr>
            <w:noProof/>
          </w:rPr>
          <w:delText>13</w:delText>
        </w:r>
      </w:del>
      <w:r w:rsidR="003E6EDF">
        <w:rPr>
          <w:noProof/>
        </w:rPr>
        <w:fldChar w:fldCharType="end"/>
      </w:r>
      <w:r>
        <w:t>: Menu - Edition</w:t>
      </w:r>
      <w:bookmarkEnd w:id="2073"/>
    </w:p>
    <w:p w14:paraId="0DED1C18" w14:textId="77777777" w:rsidR="00AF1766" w:rsidRDefault="00AF1766" w:rsidP="00211DEC"/>
    <w:tbl>
      <w:tblPr>
        <w:tblStyle w:val="TableauGrille1Clair"/>
        <w:tblW w:w="9493" w:type="dxa"/>
        <w:tblLook w:val="04A0" w:firstRow="1" w:lastRow="0" w:firstColumn="1" w:lastColumn="0" w:noHBand="0" w:noVBand="1"/>
      </w:tblPr>
      <w:tblGrid>
        <w:gridCol w:w="714"/>
        <w:gridCol w:w="2542"/>
        <w:gridCol w:w="6237"/>
      </w:tblGrid>
      <w:tr w:rsidR="001070C3" w14:paraId="272FDE25" w14:textId="77777777" w:rsidTr="00007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5C5B878E" w14:textId="77777777" w:rsidR="001070C3" w:rsidRDefault="001070C3" w:rsidP="001070C3">
            <w:pPr>
              <w:ind w:left="0" w:firstLine="0"/>
            </w:pPr>
            <w:r>
              <w:t>Icône</w:t>
            </w:r>
          </w:p>
        </w:tc>
        <w:tc>
          <w:tcPr>
            <w:tcW w:w="2542" w:type="dxa"/>
          </w:tcPr>
          <w:p w14:paraId="3E6C2D53" w14:textId="77777777" w:rsidR="001070C3" w:rsidRDefault="001070C3" w:rsidP="001070C3">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5713A1B7" w14:textId="77777777" w:rsidR="001070C3" w:rsidRDefault="001070C3" w:rsidP="001070C3">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1070C3" w14:paraId="5E18D09D"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26A0429" w14:textId="77777777" w:rsidR="001070C3" w:rsidRDefault="001070C3" w:rsidP="001070C3">
            <w:pPr>
              <w:ind w:left="0" w:firstLine="0"/>
            </w:pPr>
            <w:r>
              <w:rPr>
                <w:noProof/>
                <w:spacing w:val="-18"/>
                <w:position w:val="-3"/>
              </w:rPr>
              <w:drawing>
                <wp:inline distT="0" distB="0" distL="0" distR="0" wp14:anchorId="6B4346FB" wp14:editId="0F0707B8">
                  <wp:extent cx="169664" cy="180975"/>
                  <wp:effectExtent l="0" t="0" r="1905"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2" cstate="print"/>
                          <a:stretch>
                            <a:fillRect/>
                          </a:stretch>
                        </pic:blipFill>
                        <pic:spPr>
                          <a:xfrm>
                            <a:off x="0" y="0"/>
                            <a:ext cx="170547" cy="181916"/>
                          </a:xfrm>
                          <a:prstGeom prst="rect">
                            <a:avLst/>
                          </a:prstGeom>
                        </pic:spPr>
                      </pic:pic>
                    </a:graphicData>
                  </a:graphic>
                </wp:inline>
              </w:drawing>
            </w:r>
          </w:p>
        </w:tc>
        <w:tc>
          <w:tcPr>
            <w:tcW w:w="2542" w:type="dxa"/>
          </w:tcPr>
          <w:p w14:paraId="682E871D"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Réserver</w:t>
            </w:r>
          </w:p>
        </w:tc>
        <w:tc>
          <w:tcPr>
            <w:tcW w:w="6237" w:type="dxa"/>
          </w:tcPr>
          <w:p w14:paraId="5C0244DE"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Attribue l’autorisation exclusive de l’édition d’un document</w:t>
            </w:r>
          </w:p>
        </w:tc>
      </w:tr>
      <w:tr w:rsidR="001070C3" w14:paraId="0FB3698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907FA50" w14:textId="77777777" w:rsidR="001070C3" w:rsidRDefault="001070C3" w:rsidP="001070C3">
            <w:pPr>
              <w:ind w:left="0" w:firstLine="0"/>
            </w:pPr>
            <w:r>
              <w:rPr>
                <w:noProof/>
              </w:rPr>
              <w:drawing>
                <wp:inline distT="0" distB="0" distL="0" distR="0" wp14:anchorId="1BBFCD20" wp14:editId="282D0FB4">
                  <wp:extent cx="238125" cy="20955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8125" cy="209550"/>
                          </a:xfrm>
                          <a:prstGeom prst="rect">
                            <a:avLst/>
                          </a:prstGeom>
                        </pic:spPr>
                      </pic:pic>
                    </a:graphicData>
                  </a:graphic>
                </wp:inline>
              </w:drawing>
            </w:r>
          </w:p>
        </w:tc>
        <w:tc>
          <w:tcPr>
            <w:tcW w:w="2542" w:type="dxa"/>
          </w:tcPr>
          <w:p w14:paraId="421AC2C1"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Supprimer</w:t>
            </w:r>
          </w:p>
        </w:tc>
        <w:tc>
          <w:tcPr>
            <w:tcW w:w="6237" w:type="dxa"/>
          </w:tcPr>
          <w:p w14:paraId="17AE2AFA" w14:textId="163DE37E"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 xml:space="preserve">Supprime l’élément sélectionné. Lorsque ce dernier a été supprimé, on peut le restaurer </w:t>
            </w:r>
            <w:r w:rsidR="0021453F">
              <w:t xml:space="preserve">ou le supprimer définitivement </w:t>
            </w:r>
            <w:r>
              <w:t>à partir de la corbeille. Chaque utilisateur a sa propre corbeille</w:t>
            </w:r>
          </w:p>
        </w:tc>
      </w:tr>
      <w:tr w:rsidR="001070C3" w14:paraId="7CA32C2A"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0E41610" w14:textId="77777777" w:rsidR="001070C3" w:rsidRDefault="001070C3" w:rsidP="001070C3">
            <w:pPr>
              <w:ind w:left="0" w:firstLine="0"/>
            </w:pPr>
            <w:r>
              <w:rPr>
                <w:noProof/>
                <w:spacing w:val="20"/>
                <w:position w:val="-3"/>
              </w:rPr>
              <w:drawing>
                <wp:inline distT="0" distB="0" distL="0" distR="0" wp14:anchorId="63C04661" wp14:editId="6258D6D8">
                  <wp:extent cx="169545" cy="169545"/>
                  <wp:effectExtent l="0" t="0" r="1905" b="1905"/>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74" cstate="print"/>
                          <a:stretch>
                            <a:fillRect/>
                          </a:stretch>
                        </pic:blipFill>
                        <pic:spPr>
                          <a:xfrm>
                            <a:off x="0" y="0"/>
                            <a:ext cx="170307" cy="170307"/>
                          </a:xfrm>
                          <a:prstGeom prst="rect">
                            <a:avLst/>
                          </a:prstGeom>
                        </pic:spPr>
                      </pic:pic>
                    </a:graphicData>
                  </a:graphic>
                </wp:inline>
              </w:drawing>
            </w:r>
          </w:p>
        </w:tc>
        <w:tc>
          <w:tcPr>
            <w:tcW w:w="2542" w:type="dxa"/>
          </w:tcPr>
          <w:p w14:paraId="792F6297"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Copier</w:t>
            </w:r>
          </w:p>
        </w:tc>
        <w:tc>
          <w:tcPr>
            <w:tcW w:w="6237" w:type="dxa"/>
          </w:tcPr>
          <w:p w14:paraId="29E62195"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Copie l’élément sélectionné</w:t>
            </w:r>
          </w:p>
        </w:tc>
      </w:tr>
      <w:tr w:rsidR="001070C3" w14:paraId="696E7500"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1AE23BB3" w14:textId="77777777" w:rsidR="001070C3" w:rsidRDefault="001070C3" w:rsidP="001070C3">
            <w:pPr>
              <w:ind w:left="0" w:firstLine="0"/>
            </w:pPr>
            <w:r>
              <w:rPr>
                <w:noProof/>
                <w:spacing w:val="-18"/>
                <w:position w:val="-3"/>
              </w:rPr>
              <w:drawing>
                <wp:inline distT="0" distB="0" distL="0" distR="0" wp14:anchorId="053713FC" wp14:editId="2D065329">
                  <wp:extent cx="169545" cy="180848"/>
                  <wp:effectExtent l="0" t="0" r="1905"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5" cstate="print"/>
                          <a:stretch>
                            <a:fillRect/>
                          </a:stretch>
                        </pic:blipFill>
                        <pic:spPr>
                          <a:xfrm>
                            <a:off x="0" y="0"/>
                            <a:ext cx="172964" cy="184495"/>
                          </a:xfrm>
                          <a:prstGeom prst="rect">
                            <a:avLst/>
                          </a:prstGeom>
                        </pic:spPr>
                      </pic:pic>
                    </a:graphicData>
                  </a:graphic>
                </wp:inline>
              </w:drawing>
            </w:r>
          </w:p>
        </w:tc>
        <w:tc>
          <w:tcPr>
            <w:tcW w:w="2542" w:type="dxa"/>
          </w:tcPr>
          <w:p w14:paraId="7418FFFD"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Déplacer</w:t>
            </w:r>
          </w:p>
        </w:tc>
        <w:tc>
          <w:tcPr>
            <w:tcW w:w="6237" w:type="dxa"/>
          </w:tcPr>
          <w:p w14:paraId="7E21956D"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Déplace l’élément sélectionné</w:t>
            </w:r>
          </w:p>
        </w:tc>
      </w:tr>
      <w:tr w:rsidR="001070C3" w14:paraId="01A7E67D"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4D8B6B53" w14:textId="77777777" w:rsidR="001070C3" w:rsidRDefault="001070C3" w:rsidP="001070C3">
            <w:pPr>
              <w:ind w:left="0" w:firstLine="0"/>
            </w:pPr>
            <w:r>
              <w:rPr>
                <w:noProof/>
              </w:rPr>
              <w:drawing>
                <wp:inline distT="0" distB="0" distL="0" distR="0" wp14:anchorId="66B1109A" wp14:editId="31D6D371">
                  <wp:extent cx="228600" cy="1809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 cy="180975"/>
                          </a:xfrm>
                          <a:prstGeom prst="rect">
                            <a:avLst/>
                          </a:prstGeom>
                        </pic:spPr>
                      </pic:pic>
                    </a:graphicData>
                  </a:graphic>
                </wp:inline>
              </w:drawing>
            </w:r>
          </w:p>
        </w:tc>
        <w:tc>
          <w:tcPr>
            <w:tcW w:w="2542" w:type="dxa"/>
          </w:tcPr>
          <w:p w14:paraId="78A11F53"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Renommer</w:t>
            </w:r>
          </w:p>
        </w:tc>
        <w:tc>
          <w:tcPr>
            <w:tcW w:w="6237" w:type="dxa"/>
          </w:tcPr>
          <w:p w14:paraId="583B9AA1"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Renomme l’élément sélectionné</w:t>
            </w:r>
          </w:p>
        </w:tc>
      </w:tr>
      <w:tr w:rsidR="001070C3" w14:paraId="1BB9A8AF"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2141EE47" w14:textId="77777777" w:rsidR="001070C3" w:rsidRDefault="001070C3" w:rsidP="001070C3">
            <w:pPr>
              <w:ind w:left="0" w:firstLine="0"/>
            </w:pPr>
            <w:r>
              <w:rPr>
                <w:noProof/>
              </w:rPr>
              <w:drawing>
                <wp:inline distT="0" distB="0" distL="0" distR="0" wp14:anchorId="197A5452" wp14:editId="05017F19">
                  <wp:extent cx="238125" cy="21907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 cy="219075"/>
                          </a:xfrm>
                          <a:prstGeom prst="rect">
                            <a:avLst/>
                          </a:prstGeom>
                        </pic:spPr>
                      </pic:pic>
                    </a:graphicData>
                  </a:graphic>
                </wp:inline>
              </w:drawing>
            </w:r>
          </w:p>
        </w:tc>
        <w:tc>
          <w:tcPr>
            <w:tcW w:w="2542" w:type="dxa"/>
          </w:tcPr>
          <w:p w14:paraId="795EDB5A"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une note</w:t>
            </w:r>
          </w:p>
        </w:tc>
        <w:tc>
          <w:tcPr>
            <w:tcW w:w="6237" w:type="dxa"/>
          </w:tcPr>
          <w:p w14:paraId="471214ED" w14:textId="77777777" w:rsidR="001070C3" w:rsidRDefault="00C158B6" w:rsidP="001070C3">
            <w:pPr>
              <w:ind w:left="0" w:firstLine="0"/>
              <w:cnfStyle w:val="000000000000" w:firstRow="0" w:lastRow="0" w:firstColumn="0" w:lastColumn="0" w:oddVBand="0" w:evenVBand="0" w:oddHBand="0" w:evenHBand="0" w:firstRowFirstColumn="0" w:firstRowLastColumn="0" w:lastRowFirstColumn="0" w:lastRowLastColumn="0"/>
            </w:pPr>
            <w:r>
              <w:t>Ajoute une note à l’élément sélectionné</w:t>
            </w:r>
          </w:p>
        </w:tc>
      </w:tr>
      <w:tr w:rsidR="001070C3" w14:paraId="7D94CAFE"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3C88FA38" w14:textId="77777777" w:rsidR="001070C3" w:rsidRDefault="001070C3" w:rsidP="001070C3">
            <w:pPr>
              <w:ind w:left="0" w:firstLine="0"/>
            </w:pPr>
            <w:r>
              <w:rPr>
                <w:noProof/>
              </w:rPr>
              <w:drawing>
                <wp:inline distT="0" distB="0" distL="0" distR="0" wp14:anchorId="25758321" wp14:editId="28344070">
                  <wp:extent cx="257175" cy="2286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175" cy="228600"/>
                          </a:xfrm>
                          <a:prstGeom prst="rect">
                            <a:avLst/>
                          </a:prstGeom>
                        </pic:spPr>
                      </pic:pic>
                    </a:graphicData>
                  </a:graphic>
                </wp:inline>
              </w:drawing>
            </w:r>
          </w:p>
        </w:tc>
        <w:tc>
          <w:tcPr>
            <w:tcW w:w="2542" w:type="dxa"/>
          </w:tcPr>
          <w:p w14:paraId="6DF41C78"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 mot-clé</w:t>
            </w:r>
          </w:p>
        </w:tc>
        <w:tc>
          <w:tcPr>
            <w:tcW w:w="6237" w:type="dxa"/>
          </w:tcPr>
          <w:p w14:paraId="48F51789"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Ajoute un mot-clé à l’élément sélectionné</w:t>
            </w:r>
          </w:p>
        </w:tc>
      </w:tr>
      <w:tr w:rsidR="001070C3" w14:paraId="555368AF"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503C6583" w14:textId="77777777" w:rsidR="001070C3" w:rsidRDefault="001070C3" w:rsidP="001070C3">
            <w:pPr>
              <w:ind w:left="0" w:firstLine="0"/>
            </w:pPr>
            <w:r>
              <w:rPr>
                <w:noProof/>
                <w:spacing w:val="20"/>
                <w:position w:val="-3"/>
              </w:rPr>
              <w:drawing>
                <wp:inline distT="0" distB="0" distL="0" distR="0" wp14:anchorId="7798CC0C" wp14:editId="3BD8CD83">
                  <wp:extent cx="180975" cy="180975"/>
                  <wp:effectExtent l="0" t="0" r="9525" b="9525"/>
                  <wp:docPr id="11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0.png"/>
                          <pic:cNvPicPr/>
                        </pic:nvPicPr>
                        <pic:blipFill>
                          <a:blip r:embed="rId79" cstate="print"/>
                          <a:stretch>
                            <a:fillRect/>
                          </a:stretch>
                        </pic:blipFill>
                        <pic:spPr>
                          <a:xfrm>
                            <a:off x="0" y="0"/>
                            <a:ext cx="181788" cy="181788"/>
                          </a:xfrm>
                          <a:prstGeom prst="rect">
                            <a:avLst/>
                          </a:prstGeom>
                        </pic:spPr>
                      </pic:pic>
                    </a:graphicData>
                  </a:graphic>
                </wp:inline>
              </w:drawing>
            </w:r>
          </w:p>
        </w:tc>
        <w:tc>
          <w:tcPr>
            <w:tcW w:w="2542" w:type="dxa"/>
          </w:tcPr>
          <w:p w14:paraId="380F3A84"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Ajouter un abonnement</w:t>
            </w:r>
          </w:p>
        </w:tc>
        <w:tc>
          <w:tcPr>
            <w:tcW w:w="6237" w:type="dxa"/>
          </w:tcPr>
          <w:p w14:paraId="3B44B152"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 xml:space="preserve">S’abonne à l’élément sélectionné. Lorsque l’utilisateur s’abonne à un élément, il sera averti </w:t>
            </w:r>
            <w:r w:rsidRPr="00C158B6">
              <w:t xml:space="preserve">par courrier électronique de toute modification </w:t>
            </w:r>
            <w:r>
              <w:t>de cet élément et de s</w:t>
            </w:r>
            <w:r w:rsidRPr="00C158B6">
              <w:t>a hi</w:t>
            </w:r>
            <w:r>
              <w:t>érarchie.</w:t>
            </w:r>
          </w:p>
        </w:tc>
      </w:tr>
      <w:tr w:rsidR="001070C3" w14:paraId="19CDBBF9"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BE3EFDE" w14:textId="77777777" w:rsidR="001070C3" w:rsidRDefault="001070C3" w:rsidP="001070C3">
            <w:pPr>
              <w:ind w:left="0" w:firstLine="0"/>
            </w:pPr>
            <w:r>
              <w:rPr>
                <w:noProof/>
                <w:spacing w:val="20"/>
                <w:position w:val="-3"/>
              </w:rPr>
              <w:drawing>
                <wp:inline distT="0" distB="0" distL="0" distR="0" wp14:anchorId="0750FCD3" wp14:editId="48FFE326">
                  <wp:extent cx="180975" cy="180975"/>
                  <wp:effectExtent l="0" t="0" r="9525" b="9525"/>
                  <wp:docPr id="11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1.png"/>
                          <pic:cNvPicPr/>
                        </pic:nvPicPr>
                        <pic:blipFill>
                          <a:blip r:embed="rId80" cstate="print"/>
                          <a:stretch>
                            <a:fillRect/>
                          </a:stretch>
                        </pic:blipFill>
                        <pic:spPr>
                          <a:xfrm>
                            <a:off x="0" y="0"/>
                            <a:ext cx="181788" cy="181788"/>
                          </a:xfrm>
                          <a:prstGeom prst="rect">
                            <a:avLst/>
                          </a:prstGeom>
                        </pic:spPr>
                      </pic:pic>
                    </a:graphicData>
                  </a:graphic>
                </wp:inline>
              </w:drawing>
            </w:r>
          </w:p>
        </w:tc>
        <w:tc>
          <w:tcPr>
            <w:tcW w:w="2542" w:type="dxa"/>
          </w:tcPr>
          <w:p w14:paraId="7275FFDF" w14:textId="77777777" w:rsidR="001070C3" w:rsidRDefault="001070C3" w:rsidP="001070C3">
            <w:pPr>
              <w:ind w:left="0" w:firstLine="0"/>
              <w:cnfStyle w:val="000000000000" w:firstRow="0" w:lastRow="0" w:firstColumn="0" w:lastColumn="0" w:oddVBand="0" w:evenVBand="0" w:oddHBand="0" w:evenHBand="0" w:firstRowFirstColumn="0" w:firstRowLastColumn="0" w:lastRowFirstColumn="0" w:lastRowLastColumn="0"/>
            </w:pPr>
            <w:r>
              <w:t>Supprimer l’abonnement</w:t>
            </w:r>
          </w:p>
        </w:tc>
        <w:tc>
          <w:tcPr>
            <w:tcW w:w="6237" w:type="dxa"/>
          </w:tcPr>
          <w:p w14:paraId="33E60154" w14:textId="77777777" w:rsidR="001070C3" w:rsidRDefault="00C158B6" w:rsidP="00C158B6">
            <w:pPr>
              <w:ind w:left="0" w:firstLine="0"/>
              <w:cnfStyle w:val="000000000000" w:firstRow="0" w:lastRow="0" w:firstColumn="0" w:lastColumn="0" w:oddVBand="0" w:evenVBand="0" w:oddHBand="0" w:evenHBand="0" w:firstRowFirstColumn="0" w:firstRowLastColumn="0" w:lastRowFirstColumn="0" w:lastRowLastColumn="0"/>
            </w:pPr>
            <w:r>
              <w:t>Se désabonne de l’élément sélectionné</w:t>
            </w:r>
          </w:p>
        </w:tc>
      </w:tr>
    </w:tbl>
    <w:p w14:paraId="04B10BBD" w14:textId="77777777" w:rsidR="001070C3" w:rsidRDefault="001070C3" w:rsidP="00C158B6">
      <w:pPr>
        <w:ind w:left="0" w:firstLine="0"/>
      </w:pPr>
    </w:p>
    <w:p w14:paraId="171C01B1" w14:textId="77777777" w:rsidR="00AF1766" w:rsidRDefault="00AF1766" w:rsidP="00AF1766">
      <w:pPr>
        <w:pStyle w:val="Titre5"/>
      </w:pPr>
      <w:r>
        <w:t>Outils</w:t>
      </w:r>
    </w:p>
    <w:p w14:paraId="2879A756" w14:textId="77777777" w:rsidR="00AF1766" w:rsidRDefault="0000431A" w:rsidP="00211DEC">
      <w:r>
        <w:t>L’outil permet de gérer les options d’affichage de la plateforme.</w:t>
      </w:r>
    </w:p>
    <w:p w14:paraId="5E156562" w14:textId="77777777" w:rsidR="00624960" w:rsidRDefault="00AF1766">
      <w:pPr>
        <w:keepNext/>
        <w:jc w:val="center"/>
        <w:pPrChange w:id="2080" w:author="Heritiana" w:date="2021-02-18T12:31:00Z">
          <w:pPr>
            <w:keepNext/>
          </w:pPr>
        </w:pPrChange>
      </w:pPr>
      <w:r>
        <w:rPr>
          <w:noProof/>
        </w:rPr>
        <w:lastRenderedPageBreak/>
        <w:drawing>
          <wp:inline distT="0" distB="0" distL="0" distR="0" wp14:anchorId="1BBA00FF" wp14:editId="49C50875">
            <wp:extent cx="2086677" cy="114300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7074"/>
                    <a:stretch/>
                  </pic:blipFill>
                  <pic:spPr bwMode="auto">
                    <a:xfrm>
                      <a:off x="0" y="0"/>
                      <a:ext cx="2119820" cy="1161154"/>
                    </a:xfrm>
                    <a:prstGeom prst="rect">
                      <a:avLst/>
                    </a:prstGeom>
                    <a:ln>
                      <a:noFill/>
                    </a:ln>
                    <a:extLst>
                      <a:ext uri="{53640926-AAD7-44D8-BBD7-CCE9431645EC}">
                        <a14:shadowObscured xmlns:a14="http://schemas.microsoft.com/office/drawing/2010/main"/>
                      </a:ext>
                    </a:extLst>
                  </pic:spPr>
                </pic:pic>
              </a:graphicData>
            </a:graphic>
          </wp:inline>
        </w:drawing>
      </w:r>
    </w:p>
    <w:p w14:paraId="75DF43F4" w14:textId="52C8EC0F" w:rsidR="00AF1766" w:rsidRDefault="00624960" w:rsidP="006227B8">
      <w:pPr>
        <w:pStyle w:val="Lgende"/>
        <w:rPr>
          <w:noProof/>
        </w:rPr>
      </w:pPr>
      <w:bookmarkStart w:id="2081" w:name="_Toc67063142"/>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82" w:author="Heritiana" w:date="2021-03-19T16:17:00Z">
        <w:r w:rsidR="006048F2">
          <w:rPr>
            <w:noProof/>
          </w:rPr>
          <w:t>31</w:t>
        </w:r>
      </w:ins>
      <w:ins w:id="2083" w:author="ADMIN" w:date="2021-03-15T16:10:00Z">
        <w:del w:id="2084" w:author="Heritiana" w:date="2021-03-19T16:02:00Z">
          <w:r w:rsidR="00164A93" w:rsidDel="007E6FB2">
            <w:rPr>
              <w:noProof/>
            </w:rPr>
            <w:delText>32</w:delText>
          </w:r>
        </w:del>
      </w:ins>
      <w:ins w:id="2085" w:author="Michael LABARRE" w:date="2021-03-12T20:12:00Z">
        <w:del w:id="2086" w:author="Heritiana" w:date="2021-03-19T16:02:00Z">
          <w:r w:rsidR="00E26CAC" w:rsidDel="007E6FB2">
            <w:rPr>
              <w:noProof/>
            </w:rPr>
            <w:delText>27</w:delText>
          </w:r>
        </w:del>
      </w:ins>
      <w:del w:id="2087" w:author="Heritiana" w:date="2021-03-19T16:02:00Z">
        <w:r w:rsidR="00E9322C" w:rsidDel="007E6FB2">
          <w:rPr>
            <w:noProof/>
          </w:rPr>
          <w:delText>14</w:delText>
        </w:r>
      </w:del>
      <w:r w:rsidR="003E6EDF">
        <w:rPr>
          <w:noProof/>
        </w:rPr>
        <w:fldChar w:fldCharType="end"/>
      </w:r>
      <w:r>
        <w:t>: Menu - Outils</w:t>
      </w:r>
      <w:bookmarkEnd w:id="2081"/>
    </w:p>
    <w:p w14:paraId="113EE24D" w14:textId="77777777" w:rsidR="00AF1766" w:rsidRDefault="00AF1766" w:rsidP="00211DEC">
      <w:pPr>
        <w:rPr>
          <w:noProof/>
        </w:rPr>
      </w:pPr>
      <w:r>
        <w:rPr>
          <w:noProof/>
        </w:rPr>
        <w:drawing>
          <wp:inline distT="0" distB="0" distL="0" distR="0" wp14:anchorId="26E257D5" wp14:editId="54504C5C">
            <wp:extent cx="2206139" cy="1062000"/>
            <wp:effectExtent l="0" t="0" r="381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3520"/>
                    <a:stretch/>
                  </pic:blipFill>
                  <pic:spPr bwMode="auto">
                    <a:xfrm>
                      <a:off x="0" y="0"/>
                      <a:ext cx="2206139" cy="1062000"/>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drawing>
          <wp:inline distT="0" distB="0" distL="0" distR="0" wp14:anchorId="278E584A" wp14:editId="1ADDD3D2">
            <wp:extent cx="2551651" cy="1062000"/>
            <wp:effectExtent l="0" t="0" r="127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51651" cy="1062000"/>
                    </a:xfrm>
                    <a:prstGeom prst="rect">
                      <a:avLst/>
                    </a:prstGeom>
                  </pic:spPr>
                </pic:pic>
              </a:graphicData>
            </a:graphic>
          </wp:inline>
        </w:drawing>
      </w:r>
    </w:p>
    <w:p w14:paraId="347C64C9" w14:textId="77777777" w:rsidR="00C158B6" w:rsidRDefault="00C158B6" w:rsidP="00211DEC">
      <w:pPr>
        <w:rPr>
          <w:noProof/>
        </w:rPr>
      </w:pPr>
    </w:p>
    <w:tbl>
      <w:tblPr>
        <w:tblStyle w:val="TableauGrille1Clair"/>
        <w:tblW w:w="9493" w:type="dxa"/>
        <w:tblLook w:val="04A0" w:firstRow="1" w:lastRow="0" w:firstColumn="1" w:lastColumn="0" w:noHBand="0" w:noVBand="1"/>
      </w:tblPr>
      <w:tblGrid>
        <w:gridCol w:w="714"/>
        <w:gridCol w:w="2542"/>
        <w:gridCol w:w="6237"/>
      </w:tblGrid>
      <w:tr w:rsidR="00C158B6" w14:paraId="0CBCB846" w14:textId="77777777" w:rsidTr="00007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2333516E" w14:textId="77777777" w:rsidR="00C158B6" w:rsidRDefault="00C158B6" w:rsidP="001E0C81">
            <w:pPr>
              <w:ind w:left="0" w:firstLine="0"/>
            </w:pPr>
            <w:r>
              <w:t>Icône</w:t>
            </w:r>
          </w:p>
        </w:tc>
        <w:tc>
          <w:tcPr>
            <w:tcW w:w="2542" w:type="dxa"/>
          </w:tcPr>
          <w:p w14:paraId="02C7BDB5" w14:textId="77777777" w:rsidR="00C158B6" w:rsidRDefault="00C158B6"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43C58CF0" w14:textId="77777777" w:rsidR="00C158B6" w:rsidRDefault="00C158B6"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C158B6" w14:paraId="131DC21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3EF5FAD2" w14:textId="77777777" w:rsidR="00C158B6" w:rsidRDefault="00D971DC" w:rsidP="001E0C81">
            <w:pPr>
              <w:ind w:left="0" w:firstLine="0"/>
            </w:pPr>
            <w:r>
              <w:rPr>
                <w:noProof/>
              </w:rPr>
              <w:drawing>
                <wp:inline distT="0" distB="0" distL="0" distR="0" wp14:anchorId="4B13D6F6" wp14:editId="532A73A2">
                  <wp:extent cx="238125" cy="228600"/>
                  <wp:effectExtent l="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8125" cy="228600"/>
                          </a:xfrm>
                          <a:prstGeom prst="rect">
                            <a:avLst/>
                          </a:prstGeom>
                        </pic:spPr>
                      </pic:pic>
                    </a:graphicData>
                  </a:graphic>
                </wp:inline>
              </w:drawing>
            </w:r>
          </w:p>
        </w:tc>
        <w:tc>
          <w:tcPr>
            <w:tcW w:w="2542" w:type="dxa"/>
          </w:tcPr>
          <w:p w14:paraId="7DA41643"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t>Langues</w:t>
            </w:r>
          </w:p>
        </w:tc>
        <w:tc>
          <w:tcPr>
            <w:tcW w:w="6237" w:type="dxa"/>
          </w:tcPr>
          <w:p w14:paraId="1AF70F97"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rsidRPr="00D971DC">
              <w:t>Modifie la langue de l'interface utilisateur</w:t>
            </w:r>
          </w:p>
        </w:tc>
      </w:tr>
      <w:tr w:rsidR="00C158B6" w14:paraId="73FF3A21"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77ABA29A" w14:textId="77777777" w:rsidR="00C158B6" w:rsidRDefault="00D971DC" w:rsidP="001E0C81">
            <w:pPr>
              <w:ind w:left="0" w:firstLine="0"/>
            </w:pPr>
            <w:r>
              <w:rPr>
                <w:noProof/>
              </w:rPr>
              <w:drawing>
                <wp:inline distT="0" distB="0" distL="0" distR="0" wp14:anchorId="1EA2E6A5" wp14:editId="6A7704C8">
                  <wp:extent cx="228600" cy="2190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600" cy="219075"/>
                          </a:xfrm>
                          <a:prstGeom prst="rect">
                            <a:avLst/>
                          </a:prstGeom>
                        </pic:spPr>
                      </pic:pic>
                    </a:graphicData>
                  </a:graphic>
                </wp:inline>
              </w:drawing>
            </w:r>
          </w:p>
        </w:tc>
        <w:tc>
          <w:tcPr>
            <w:tcW w:w="2542" w:type="dxa"/>
          </w:tcPr>
          <w:p w14:paraId="0E89DB45" w14:textId="77777777" w:rsidR="00C158B6" w:rsidRDefault="00D971DC" w:rsidP="001E0C81">
            <w:pPr>
              <w:ind w:left="0" w:firstLine="0"/>
              <w:cnfStyle w:val="000000000000" w:firstRow="0" w:lastRow="0" w:firstColumn="0" w:lastColumn="0" w:oddVBand="0" w:evenVBand="0" w:oddHBand="0" w:evenHBand="0" w:firstRowFirstColumn="0" w:firstRowLastColumn="0" w:lastRowFirstColumn="0" w:lastRowLastColumn="0"/>
            </w:pPr>
            <w:r>
              <w:t>Thème</w:t>
            </w:r>
          </w:p>
        </w:tc>
        <w:tc>
          <w:tcPr>
            <w:tcW w:w="6237" w:type="dxa"/>
          </w:tcPr>
          <w:p w14:paraId="59AD9A24" w14:textId="77777777" w:rsidR="00C158B6" w:rsidRDefault="00D971DC" w:rsidP="00A77324">
            <w:pPr>
              <w:ind w:left="0" w:firstLine="0"/>
              <w:cnfStyle w:val="000000000000" w:firstRow="0" w:lastRow="0" w:firstColumn="0" w:lastColumn="0" w:oddVBand="0" w:evenVBand="0" w:oddHBand="0" w:evenHBand="0" w:firstRowFirstColumn="0" w:firstRowLastColumn="0" w:lastRowFirstColumn="0" w:lastRowLastColumn="0"/>
            </w:pPr>
            <w:r w:rsidRPr="00D971DC">
              <w:t xml:space="preserve">Modifie </w:t>
            </w:r>
            <w:r w:rsidR="00A77324">
              <w:t>les dimensions de la police</w:t>
            </w:r>
            <w:r w:rsidRPr="00D971DC">
              <w:t xml:space="preserve"> </w:t>
            </w:r>
            <w:r w:rsidR="00A77324">
              <w:t>sur</w:t>
            </w:r>
            <w:r w:rsidRPr="00D971DC">
              <w:t xml:space="preserve"> l'interface utilisateur</w:t>
            </w:r>
          </w:p>
        </w:tc>
      </w:tr>
      <w:tr w:rsidR="00C158B6" w14:paraId="28A644E4"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21660923" w14:textId="77777777" w:rsidR="00C158B6" w:rsidRDefault="00D971DC" w:rsidP="001E0C81">
            <w:pPr>
              <w:ind w:left="0" w:firstLine="0"/>
            </w:pPr>
            <w:r>
              <w:rPr>
                <w:noProof/>
              </w:rPr>
              <w:drawing>
                <wp:inline distT="0" distB="0" distL="0" distR="0" wp14:anchorId="72FF5960" wp14:editId="4914A738">
                  <wp:extent cx="238125" cy="266700"/>
                  <wp:effectExtent l="0" t="0" r="952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125" cy="266700"/>
                          </a:xfrm>
                          <a:prstGeom prst="rect">
                            <a:avLst/>
                          </a:prstGeom>
                        </pic:spPr>
                      </pic:pic>
                    </a:graphicData>
                  </a:graphic>
                </wp:inline>
              </w:drawing>
            </w:r>
          </w:p>
        </w:tc>
        <w:tc>
          <w:tcPr>
            <w:tcW w:w="2542" w:type="dxa"/>
          </w:tcPr>
          <w:p w14:paraId="62795503"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Préférences</w:t>
            </w:r>
          </w:p>
        </w:tc>
        <w:tc>
          <w:tcPr>
            <w:tcW w:w="6237" w:type="dxa"/>
          </w:tcPr>
          <w:p w14:paraId="63BF3100"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Modifie les informations concernant l’identité de l’utilisateur. Il pourra modifier uniquement les champs suivant :</w:t>
            </w:r>
          </w:p>
          <w:p w14:paraId="38C7AFD5" w14:textId="762C12B0"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nom d’utilisateur,</w:t>
            </w:r>
          </w:p>
          <w:p w14:paraId="5FB14842" w14:textId="0F3E5136"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prénoms,</w:t>
            </w:r>
          </w:p>
          <w:p w14:paraId="2F2DE990" w14:textId="0024B77E"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civilité,</w:t>
            </w:r>
          </w:p>
          <w:p w14:paraId="0F660E22" w14:textId="11409269"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adresse,</w:t>
            </w:r>
          </w:p>
          <w:p w14:paraId="5938F981" w14:textId="512F6E99"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numéro de téléphone,</w:t>
            </w:r>
          </w:p>
          <w:p w14:paraId="79C8AAD1" w14:textId="04D4ABDD"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mot de passe,</w:t>
            </w:r>
          </w:p>
          <w:p w14:paraId="224E15C7" w14:textId="15923DEE" w:rsidR="00A77324" w:rsidRDefault="00EF2EA1"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email.</w:t>
            </w:r>
          </w:p>
        </w:tc>
      </w:tr>
      <w:tr w:rsidR="00C158B6" w14:paraId="132195C7"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0DADB141" w14:textId="77777777" w:rsidR="00C158B6" w:rsidRDefault="00A77324" w:rsidP="001E0C81">
            <w:pPr>
              <w:ind w:left="0" w:firstLine="0"/>
            </w:pPr>
            <w:r>
              <w:rPr>
                <w:noProof/>
              </w:rPr>
              <w:drawing>
                <wp:inline distT="0" distB="0" distL="0" distR="0" wp14:anchorId="385FE630" wp14:editId="520E86EB">
                  <wp:extent cx="238125" cy="2095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125" cy="209550"/>
                          </a:xfrm>
                          <a:prstGeom prst="rect">
                            <a:avLst/>
                          </a:prstGeom>
                        </pic:spPr>
                      </pic:pic>
                    </a:graphicData>
                  </a:graphic>
                </wp:inline>
              </w:drawing>
            </w:r>
          </w:p>
        </w:tc>
        <w:tc>
          <w:tcPr>
            <w:tcW w:w="2542" w:type="dxa"/>
          </w:tcPr>
          <w:p w14:paraId="5B75B698"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General.menu.toll.omr</w:t>
            </w:r>
          </w:p>
        </w:tc>
        <w:tc>
          <w:tcPr>
            <w:tcW w:w="6237" w:type="dxa"/>
          </w:tcPr>
          <w:p w14:paraId="4DEAD6F6" w14:textId="77777777" w:rsidR="00A77324"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 xml:space="preserve">Transforme une </w:t>
            </w:r>
            <w:r w:rsidRPr="00A77324">
              <w:t>image numérisée en texte grâce à la reconnaissance des caractères</w:t>
            </w:r>
            <w:r>
              <w:t xml:space="preserve"> (</w:t>
            </w:r>
            <w:r w:rsidRPr="00A77324">
              <w:t>cases, cercles et autres marques</w:t>
            </w:r>
            <w:r>
              <w:t>).</w:t>
            </w:r>
          </w:p>
          <w:p w14:paraId="45456ADE"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Cette fonction n’est pas disponible pour ARSM et les SFD</w:t>
            </w:r>
          </w:p>
        </w:tc>
      </w:tr>
      <w:tr w:rsidR="00C158B6" w14:paraId="262FF51C" w14:textId="77777777" w:rsidTr="0000756C">
        <w:tc>
          <w:tcPr>
            <w:cnfStyle w:val="001000000000" w:firstRow="0" w:lastRow="0" w:firstColumn="1" w:lastColumn="0" w:oddVBand="0" w:evenVBand="0" w:oddHBand="0" w:evenHBand="0" w:firstRowFirstColumn="0" w:firstRowLastColumn="0" w:lastRowFirstColumn="0" w:lastRowLastColumn="0"/>
            <w:tcW w:w="714" w:type="dxa"/>
          </w:tcPr>
          <w:p w14:paraId="0A7B9F94" w14:textId="77777777" w:rsidR="00C158B6" w:rsidRDefault="00A77324" w:rsidP="001E0C81">
            <w:pPr>
              <w:ind w:left="0" w:firstLine="0"/>
            </w:pPr>
            <w:r>
              <w:rPr>
                <w:noProof/>
              </w:rPr>
              <w:drawing>
                <wp:inline distT="0" distB="0" distL="0" distR="0" wp14:anchorId="125ACA27" wp14:editId="4009F968">
                  <wp:extent cx="238125" cy="23812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125" cy="238125"/>
                          </a:xfrm>
                          <a:prstGeom prst="rect">
                            <a:avLst/>
                          </a:prstGeom>
                        </pic:spPr>
                      </pic:pic>
                    </a:graphicData>
                  </a:graphic>
                </wp:inline>
              </w:drawing>
            </w:r>
          </w:p>
        </w:tc>
        <w:tc>
          <w:tcPr>
            <w:tcW w:w="2542" w:type="dxa"/>
          </w:tcPr>
          <w:p w14:paraId="43A5B1A7"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Convertir</w:t>
            </w:r>
          </w:p>
        </w:tc>
        <w:tc>
          <w:tcPr>
            <w:tcW w:w="6237" w:type="dxa"/>
          </w:tcPr>
          <w:p w14:paraId="469D390C" w14:textId="77777777" w:rsidR="00C158B6"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rsidRPr="00A77324">
              <w:t>Transforme le document sélectionné dans un autre format</w:t>
            </w:r>
            <w:r>
              <w:t xml:space="preserve">. </w:t>
            </w:r>
          </w:p>
          <w:p w14:paraId="18A251FC" w14:textId="77777777" w:rsidR="00A77324" w:rsidRDefault="00A77324" w:rsidP="001E0C81">
            <w:pPr>
              <w:ind w:left="0" w:firstLine="0"/>
              <w:cnfStyle w:val="000000000000" w:firstRow="0" w:lastRow="0" w:firstColumn="0" w:lastColumn="0" w:oddVBand="0" w:evenVBand="0" w:oddHBand="0" w:evenHBand="0" w:firstRowFirstColumn="0" w:firstRowLastColumn="0" w:lastRowFirstColumn="0" w:lastRowLastColumn="0"/>
            </w:pPr>
            <w:r>
              <w:t>Cette fonction n’est pas disponible pour ARSM et les SFD</w:t>
            </w:r>
          </w:p>
        </w:tc>
      </w:tr>
    </w:tbl>
    <w:p w14:paraId="18DAEE5E" w14:textId="77777777" w:rsidR="00E23F44" w:rsidRDefault="00E23F44" w:rsidP="00C158B6">
      <w:pPr>
        <w:ind w:left="0" w:firstLine="0"/>
      </w:pPr>
    </w:p>
    <w:p w14:paraId="21F752A8" w14:textId="77777777" w:rsidR="00AF1766" w:rsidRDefault="00AF1766" w:rsidP="00AF1766">
      <w:pPr>
        <w:pStyle w:val="Titre5"/>
      </w:pPr>
      <w:r>
        <w:t>Signets</w:t>
      </w:r>
    </w:p>
    <w:p w14:paraId="282ACDF3" w14:textId="77777777" w:rsidR="00AF1766" w:rsidRDefault="00006609" w:rsidP="00211DEC">
      <w:r>
        <w:t xml:space="preserve">Le signet </w:t>
      </w:r>
      <w:r w:rsidRPr="00006609">
        <w:t>pe</w:t>
      </w:r>
      <w:r>
        <w:t xml:space="preserve">rmet d'accéder facilement à un document ou une option </w:t>
      </w:r>
      <w:r w:rsidRPr="00006609">
        <w:t>fréquemment visitée</w:t>
      </w:r>
      <w:r>
        <w:t>.</w:t>
      </w:r>
    </w:p>
    <w:p w14:paraId="0D2BB1BB" w14:textId="77777777" w:rsidR="00624960" w:rsidRDefault="00AF1766">
      <w:pPr>
        <w:keepNext/>
        <w:jc w:val="center"/>
        <w:pPrChange w:id="2088" w:author="Heritiana" w:date="2021-02-18T12:31:00Z">
          <w:pPr>
            <w:keepNext/>
          </w:pPr>
        </w:pPrChange>
      </w:pPr>
      <w:r>
        <w:rPr>
          <w:noProof/>
        </w:rPr>
        <w:drawing>
          <wp:inline distT="0" distB="0" distL="0" distR="0" wp14:anchorId="59B1F04F" wp14:editId="1A5CE543">
            <wp:extent cx="1828800" cy="11334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42398" r="1462" b="4800"/>
                    <a:stretch/>
                  </pic:blipFill>
                  <pic:spPr bwMode="auto">
                    <a:xfrm>
                      <a:off x="0" y="0"/>
                      <a:ext cx="1828800" cy="1133475"/>
                    </a:xfrm>
                    <a:prstGeom prst="rect">
                      <a:avLst/>
                    </a:prstGeom>
                    <a:ln>
                      <a:noFill/>
                    </a:ln>
                    <a:extLst>
                      <a:ext uri="{53640926-AAD7-44D8-BBD7-CCE9431645EC}">
                        <a14:shadowObscured xmlns:a14="http://schemas.microsoft.com/office/drawing/2010/main"/>
                      </a:ext>
                    </a:extLst>
                  </pic:spPr>
                </pic:pic>
              </a:graphicData>
            </a:graphic>
          </wp:inline>
        </w:drawing>
      </w:r>
    </w:p>
    <w:p w14:paraId="604E0D3A" w14:textId="4AB66D82" w:rsidR="00AF1766" w:rsidRDefault="00624960" w:rsidP="006227B8">
      <w:pPr>
        <w:pStyle w:val="Lgende"/>
      </w:pPr>
      <w:bookmarkStart w:id="2089" w:name="_Toc67063143"/>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90" w:author="Heritiana" w:date="2021-03-19T16:17:00Z">
        <w:r w:rsidR="006048F2">
          <w:rPr>
            <w:noProof/>
          </w:rPr>
          <w:t>32</w:t>
        </w:r>
      </w:ins>
      <w:ins w:id="2091" w:author="ADMIN" w:date="2021-03-15T16:10:00Z">
        <w:del w:id="2092" w:author="Heritiana" w:date="2021-03-19T16:02:00Z">
          <w:r w:rsidR="00164A93" w:rsidDel="007E6FB2">
            <w:rPr>
              <w:noProof/>
            </w:rPr>
            <w:delText>33</w:delText>
          </w:r>
        </w:del>
      </w:ins>
      <w:ins w:id="2093" w:author="Michael LABARRE" w:date="2021-03-12T20:12:00Z">
        <w:del w:id="2094" w:author="Heritiana" w:date="2021-03-19T16:02:00Z">
          <w:r w:rsidR="00E26CAC" w:rsidDel="007E6FB2">
            <w:rPr>
              <w:noProof/>
            </w:rPr>
            <w:delText>28</w:delText>
          </w:r>
        </w:del>
      </w:ins>
      <w:del w:id="2095" w:author="Heritiana" w:date="2021-03-19T16:02:00Z">
        <w:r w:rsidR="00E9322C" w:rsidDel="007E6FB2">
          <w:rPr>
            <w:noProof/>
          </w:rPr>
          <w:delText>15</w:delText>
        </w:r>
      </w:del>
      <w:r w:rsidR="003E6EDF">
        <w:rPr>
          <w:noProof/>
        </w:rPr>
        <w:fldChar w:fldCharType="end"/>
      </w:r>
      <w:r>
        <w:t>: Menu - Signets</w:t>
      </w:r>
      <w:bookmarkEnd w:id="2089"/>
    </w:p>
    <w:p w14:paraId="2D5E500D" w14:textId="77777777" w:rsidR="0000756C" w:rsidRDefault="0000756C" w:rsidP="00211DEC"/>
    <w:tbl>
      <w:tblPr>
        <w:tblStyle w:val="TableauGrille1Clair"/>
        <w:tblW w:w="9493" w:type="dxa"/>
        <w:tblLook w:val="04A0" w:firstRow="1" w:lastRow="0" w:firstColumn="1" w:lastColumn="0" w:noHBand="0" w:noVBand="1"/>
      </w:tblPr>
      <w:tblGrid>
        <w:gridCol w:w="714"/>
        <w:gridCol w:w="2542"/>
        <w:gridCol w:w="6237"/>
      </w:tblGrid>
      <w:tr w:rsidR="0000756C" w14:paraId="1304C8B3" w14:textId="77777777" w:rsidTr="001E0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1631BE5E" w14:textId="77777777" w:rsidR="0000756C" w:rsidRDefault="0000756C" w:rsidP="001E0C81">
            <w:pPr>
              <w:ind w:left="0" w:firstLine="0"/>
            </w:pPr>
            <w:r>
              <w:t>Icône</w:t>
            </w:r>
          </w:p>
        </w:tc>
        <w:tc>
          <w:tcPr>
            <w:tcW w:w="2542" w:type="dxa"/>
          </w:tcPr>
          <w:p w14:paraId="0D60E61B" w14:textId="77777777" w:rsidR="0000756C" w:rsidRDefault="0000756C"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596857FF" w14:textId="77777777" w:rsidR="0000756C" w:rsidRDefault="0000756C"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0756C" w14:paraId="3D6A7D35"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994468E" w14:textId="77777777" w:rsidR="0000756C" w:rsidRDefault="000D33B3" w:rsidP="001E0C81">
            <w:pPr>
              <w:ind w:left="0" w:firstLine="0"/>
            </w:pPr>
            <w:r>
              <w:rPr>
                <w:noProof/>
                <w:spacing w:val="20"/>
                <w:position w:val="-3"/>
              </w:rPr>
              <w:drawing>
                <wp:inline distT="0" distB="0" distL="0" distR="0" wp14:anchorId="78D3F7A7" wp14:editId="76D0CA56">
                  <wp:extent cx="180975" cy="169664"/>
                  <wp:effectExtent l="0" t="0" r="0" b="1905"/>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90" cstate="print"/>
                          <a:stretch>
                            <a:fillRect/>
                          </a:stretch>
                        </pic:blipFill>
                        <pic:spPr>
                          <a:xfrm>
                            <a:off x="0" y="0"/>
                            <a:ext cx="184495" cy="172964"/>
                          </a:xfrm>
                          <a:prstGeom prst="rect">
                            <a:avLst/>
                          </a:prstGeom>
                        </pic:spPr>
                      </pic:pic>
                    </a:graphicData>
                  </a:graphic>
                </wp:inline>
              </w:drawing>
            </w:r>
          </w:p>
        </w:tc>
        <w:tc>
          <w:tcPr>
            <w:tcW w:w="2542" w:type="dxa"/>
          </w:tcPr>
          <w:p w14:paraId="08639306"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Accueil</w:t>
            </w:r>
          </w:p>
        </w:tc>
        <w:tc>
          <w:tcPr>
            <w:tcW w:w="6237" w:type="dxa"/>
          </w:tcPr>
          <w:p w14:paraId="6F0C140F" w14:textId="77777777"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t>Accède au menu principal</w:t>
            </w:r>
          </w:p>
        </w:tc>
      </w:tr>
      <w:tr w:rsidR="0000756C" w14:paraId="58E5F181"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9523A8A" w14:textId="77777777" w:rsidR="0000756C" w:rsidRDefault="000D33B3" w:rsidP="001E0C81">
            <w:pPr>
              <w:ind w:left="0" w:firstLine="0"/>
            </w:pPr>
            <w:r>
              <w:rPr>
                <w:noProof/>
              </w:rPr>
              <w:drawing>
                <wp:inline distT="0" distB="0" distL="0" distR="0" wp14:anchorId="42EF2B12" wp14:editId="6C5425AE">
                  <wp:extent cx="247650" cy="2476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50" cy="247650"/>
                          </a:xfrm>
                          <a:prstGeom prst="rect">
                            <a:avLst/>
                          </a:prstGeom>
                        </pic:spPr>
                      </pic:pic>
                    </a:graphicData>
                  </a:graphic>
                </wp:inline>
              </w:drawing>
            </w:r>
          </w:p>
        </w:tc>
        <w:tc>
          <w:tcPr>
            <w:tcW w:w="2542" w:type="dxa"/>
          </w:tcPr>
          <w:p w14:paraId="229C8345"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Mettre en accueil par défaut</w:t>
            </w:r>
          </w:p>
        </w:tc>
        <w:tc>
          <w:tcPr>
            <w:tcW w:w="6237" w:type="dxa"/>
          </w:tcPr>
          <w:p w14:paraId="6964BE50" w14:textId="075260E4"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rsidRPr="004E55A9">
              <w:t xml:space="preserve">Modifie le domicile par défaut pour </w:t>
            </w:r>
            <w:r>
              <w:t>l’affichage</w:t>
            </w:r>
            <w:r w:rsidRPr="004E55A9">
              <w:t xml:space="preserve"> sélectionné</w:t>
            </w:r>
            <w:r>
              <w:t>. Cela veut dire que l</w:t>
            </w:r>
            <w:r w:rsidRPr="004E55A9">
              <w:t xml:space="preserve">orsque l'utilisateur se connecte, </w:t>
            </w:r>
            <w:r>
              <w:t xml:space="preserve">OpenKM ouvre en mode Bureau l’affichage </w:t>
            </w:r>
            <w:r w:rsidRPr="004E55A9">
              <w:t>principal</w:t>
            </w:r>
            <w:r>
              <w:t xml:space="preserve"> choisi</w:t>
            </w:r>
            <w:r w:rsidRPr="004E55A9">
              <w:t xml:space="preserve"> de l'utilisateur.</w:t>
            </w:r>
          </w:p>
        </w:tc>
      </w:tr>
      <w:tr w:rsidR="0000756C" w14:paraId="0705F2C4"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086ED807" w14:textId="77777777" w:rsidR="0000756C" w:rsidRDefault="000D33B3" w:rsidP="001E0C81">
            <w:pPr>
              <w:ind w:left="0" w:firstLine="0"/>
            </w:pPr>
            <w:r>
              <w:rPr>
                <w:noProof/>
              </w:rPr>
              <w:drawing>
                <wp:inline distT="0" distB="0" distL="0" distR="0" wp14:anchorId="733683BC" wp14:editId="0D68C97F">
                  <wp:extent cx="209550" cy="190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50" cy="190500"/>
                          </a:xfrm>
                          <a:prstGeom prst="rect">
                            <a:avLst/>
                          </a:prstGeom>
                        </pic:spPr>
                      </pic:pic>
                    </a:graphicData>
                  </a:graphic>
                </wp:inline>
              </w:drawing>
            </w:r>
          </w:p>
        </w:tc>
        <w:tc>
          <w:tcPr>
            <w:tcW w:w="2542" w:type="dxa"/>
          </w:tcPr>
          <w:p w14:paraId="1F62492E"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Ajouter un marque page</w:t>
            </w:r>
          </w:p>
        </w:tc>
        <w:tc>
          <w:tcPr>
            <w:tcW w:w="6237" w:type="dxa"/>
          </w:tcPr>
          <w:p w14:paraId="189E2BE0" w14:textId="77777777" w:rsidR="0000756C" w:rsidRDefault="004E55A9" w:rsidP="004E55A9">
            <w:pPr>
              <w:cnfStyle w:val="000000000000" w:firstRow="0" w:lastRow="0" w:firstColumn="0" w:lastColumn="0" w:oddVBand="0" w:evenVBand="0" w:oddHBand="0" w:evenHBand="0" w:firstRowFirstColumn="0" w:firstRowLastColumn="0" w:lastRowFirstColumn="0" w:lastRowLastColumn="0"/>
            </w:pPr>
            <w:r w:rsidRPr="004E55A9">
              <w:t>Met</w:t>
            </w:r>
            <w:r>
              <w:t>s</w:t>
            </w:r>
            <w:r w:rsidRPr="004E55A9">
              <w:t xml:space="preserve"> </w:t>
            </w:r>
            <w:r>
              <w:t>l’élément sélectionné en signet</w:t>
            </w:r>
          </w:p>
        </w:tc>
      </w:tr>
      <w:tr w:rsidR="0000756C" w14:paraId="3A17741B"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0A3EFA23" w14:textId="77777777" w:rsidR="0000756C" w:rsidRDefault="000D33B3" w:rsidP="001E0C81">
            <w:pPr>
              <w:ind w:left="0" w:firstLine="0"/>
            </w:pPr>
            <w:r>
              <w:rPr>
                <w:noProof/>
              </w:rPr>
              <w:drawing>
                <wp:inline distT="0" distB="0" distL="0" distR="0" wp14:anchorId="0806CCE8" wp14:editId="07EF8380">
                  <wp:extent cx="2381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125" cy="200025"/>
                          </a:xfrm>
                          <a:prstGeom prst="rect">
                            <a:avLst/>
                          </a:prstGeom>
                        </pic:spPr>
                      </pic:pic>
                    </a:graphicData>
                  </a:graphic>
                </wp:inline>
              </w:drawing>
            </w:r>
          </w:p>
        </w:tc>
        <w:tc>
          <w:tcPr>
            <w:tcW w:w="2542" w:type="dxa"/>
          </w:tcPr>
          <w:p w14:paraId="2D0EB548" w14:textId="77777777" w:rsidR="0000756C" w:rsidRDefault="000D33B3" w:rsidP="001E0C81">
            <w:pPr>
              <w:ind w:left="0" w:firstLine="0"/>
              <w:cnfStyle w:val="000000000000" w:firstRow="0" w:lastRow="0" w:firstColumn="0" w:lastColumn="0" w:oddVBand="0" w:evenVBand="0" w:oddHBand="0" w:evenHBand="0" w:firstRowFirstColumn="0" w:firstRowLastColumn="0" w:lastRowFirstColumn="0" w:lastRowLastColumn="0"/>
            </w:pPr>
            <w:r>
              <w:t>Editer les signets</w:t>
            </w:r>
          </w:p>
        </w:tc>
        <w:tc>
          <w:tcPr>
            <w:tcW w:w="6237" w:type="dxa"/>
          </w:tcPr>
          <w:p w14:paraId="284D5736" w14:textId="77777777" w:rsidR="0000756C" w:rsidRDefault="004E55A9" w:rsidP="004E55A9">
            <w:pPr>
              <w:ind w:left="0" w:firstLine="0"/>
              <w:cnfStyle w:val="000000000000" w:firstRow="0" w:lastRow="0" w:firstColumn="0" w:lastColumn="0" w:oddVBand="0" w:evenVBand="0" w:oddHBand="0" w:evenHBand="0" w:firstRowFirstColumn="0" w:firstRowLastColumn="0" w:lastRowFirstColumn="0" w:lastRowLastColumn="0"/>
            </w:pPr>
            <w:r w:rsidRPr="004E55A9">
              <w:t>Affiche le gestionnaire de signets</w:t>
            </w:r>
          </w:p>
        </w:tc>
      </w:tr>
    </w:tbl>
    <w:p w14:paraId="30CE0035" w14:textId="77777777" w:rsidR="00AF1766" w:rsidRDefault="00AF1766" w:rsidP="00211DEC"/>
    <w:p w14:paraId="69EAC745" w14:textId="77777777" w:rsidR="00AF1766" w:rsidRDefault="00AF1766" w:rsidP="00AF1766">
      <w:pPr>
        <w:pStyle w:val="Titre5"/>
      </w:pPr>
      <w:r>
        <w:t>Modèles</w:t>
      </w:r>
    </w:p>
    <w:p w14:paraId="6EEB8FFC" w14:textId="2C93E14E" w:rsidR="004E55A9" w:rsidRDefault="004E55A9" w:rsidP="00F36B10">
      <w:r>
        <w:t xml:space="preserve">Le menu des modèles démarre automatiquement le processus de création d'un </w:t>
      </w:r>
      <w:r w:rsidR="00F36B10">
        <w:t>nouvel</w:t>
      </w:r>
      <w:r>
        <w:t xml:space="preserve"> </w:t>
      </w:r>
      <w:r w:rsidR="00F36B10">
        <w:t>élément</w:t>
      </w:r>
      <w:r>
        <w:t xml:space="preserve"> (généralement un nouveau document basé sur le modèle de document).</w:t>
      </w:r>
      <w:r w:rsidR="00F36B10">
        <w:t xml:space="preserve"> Cependant, cette fonction n</w:t>
      </w:r>
      <w:r w:rsidR="0021453F">
        <w:t xml:space="preserve">e sera </w:t>
      </w:r>
      <w:r w:rsidR="00F36B10">
        <w:t xml:space="preserve">pas </w:t>
      </w:r>
      <w:r w:rsidR="0021453F">
        <w:t xml:space="preserve">utilisée par </w:t>
      </w:r>
      <w:r w:rsidR="00F36B10">
        <w:t>ARSM et les SFD.</w:t>
      </w:r>
    </w:p>
    <w:p w14:paraId="5DFFA24B" w14:textId="77777777" w:rsidR="004E55A9" w:rsidRDefault="004E55A9" w:rsidP="004E55A9"/>
    <w:p w14:paraId="3301F8E1" w14:textId="77777777" w:rsidR="00AF1766" w:rsidRDefault="00AF1766" w:rsidP="00AF1766">
      <w:pPr>
        <w:pStyle w:val="Titre5"/>
      </w:pPr>
      <w:r>
        <w:t>Aide</w:t>
      </w:r>
    </w:p>
    <w:p w14:paraId="6DB59D36" w14:textId="77777777" w:rsidR="00AF1766" w:rsidRDefault="00CE6D52" w:rsidP="00211DEC">
      <w:r>
        <w:t>L’option aide assiste l’utilisateur dans la co</w:t>
      </w:r>
      <w:r w:rsidR="00672DF6">
        <w:t>mpréhension de la plateforme.</w:t>
      </w:r>
    </w:p>
    <w:p w14:paraId="6B5D19C6" w14:textId="77777777" w:rsidR="00624960" w:rsidRDefault="00AF1766">
      <w:pPr>
        <w:keepNext/>
        <w:jc w:val="center"/>
        <w:pPrChange w:id="2096" w:author="Heritiana" w:date="2021-02-18T12:31:00Z">
          <w:pPr>
            <w:keepNext/>
          </w:pPr>
        </w:pPrChange>
      </w:pPr>
      <w:r>
        <w:rPr>
          <w:noProof/>
        </w:rPr>
        <w:drawing>
          <wp:inline distT="0" distB="0" distL="0" distR="0" wp14:anchorId="0A948737" wp14:editId="7F1407EB">
            <wp:extent cx="1590675" cy="17811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60613"/>
                    <a:stretch/>
                  </pic:blipFill>
                  <pic:spPr bwMode="auto">
                    <a:xfrm>
                      <a:off x="0" y="0"/>
                      <a:ext cx="1590675" cy="1781175"/>
                    </a:xfrm>
                    <a:prstGeom prst="rect">
                      <a:avLst/>
                    </a:prstGeom>
                    <a:ln>
                      <a:noFill/>
                    </a:ln>
                    <a:extLst>
                      <a:ext uri="{53640926-AAD7-44D8-BBD7-CCE9431645EC}">
                        <a14:shadowObscured xmlns:a14="http://schemas.microsoft.com/office/drawing/2010/main"/>
                      </a:ext>
                    </a:extLst>
                  </pic:spPr>
                </pic:pic>
              </a:graphicData>
            </a:graphic>
          </wp:inline>
        </w:drawing>
      </w:r>
    </w:p>
    <w:p w14:paraId="6DB2B631" w14:textId="4AE084B8" w:rsidR="00AF1766" w:rsidRDefault="00624960" w:rsidP="006227B8">
      <w:pPr>
        <w:pStyle w:val="Lgende"/>
      </w:pPr>
      <w:bookmarkStart w:id="2097" w:name="_Toc67063144"/>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098" w:author="Heritiana" w:date="2021-03-19T16:17:00Z">
        <w:r w:rsidR="006048F2">
          <w:rPr>
            <w:noProof/>
          </w:rPr>
          <w:t>33</w:t>
        </w:r>
      </w:ins>
      <w:ins w:id="2099" w:author="ADMIN" w:date="2021-03-15T16:10:00Z">
        <w:del w:id="2100" w:author="Heritiana" w:date="2021-03-19T16:02:00Z">
          <w:r w:rsidR="00164A93" w:rsidDel="007E6FB2">
            <w:rPr>
              <w:noProof/>
            </w:rPr>
            <w:delText>34</w:delText>
          </w:r>
        </w:del>
      </w:ins>
      <w:ins w:id="2101" w:author="Michael LABARRE" w:date="2021-03-12T20:12:00Z">
        <w:del w:id="2102" w:author="Heritiana" w:date="2021-03-19T16:02:00Z">
          <w:r w:rsidR="00E26CAC" w:rsidDel="007E6FB2">
            <w:rPr>
              <w:noProof/>
            </w:rPr>
            <w:delText>29</w:delText>
          </w:r>
        </w:del>
      </w:ins>
      <w:del w:id="2103" w:author="Heritiana" w:date="2021-03-19T16:02:00Z">
        <w:r w:rsidR="00E9322C" w:rsidDel="007E6FB2">
          <w:rPr>
            <w:noProof/>
          </w:rPr>
          <w:delText>16</w:delText>
        </w:r>
      </w:del>
      <w:r w:rsidR="003E6EDF">
        <w:rPr>
          <w:noProof/>
        </w:rPr>
        <w:fldChar w:fldCharType="end"/>
      </w:r>
      <w:r>
        <w:t>: Menu - Aide</w:t>
      </w:r>
      <w:bookmarkEnd w:id="2097"/>
    </w:p>
    <w:p w14:paraId="7C0459FA" w14:textId="77777777" w:rsidR="00E369D5" w:rsidRDefault="00E369D5" w:rsidP="00211DEC"/>
    <w:tbl>
      <w:tblPr>
        <w:tblStyle w:val="TableauGrille1Clair"/>
        <w:tblW w:w="9493" w:type="dxa"/>
        <w:tblLook w:val="04A0" w:firstRow="1" w:lastRow="0" w:firstColumn="1" w:lastColumn="0" w:noHBand="0" w:noVBand="1"/>
      </w:tblPr>
      <w:tblGrid>
        <w:gridCol w:w="714"/>
        <w:gridCol w:w="2542"/>
        <w:gridCol w:w="6237"/>
      </w:tblGrid>
      <w:tr w:rsidR="00E369D5" w14:paraId="46AB229A" w14:textId="77777777" w:rsidTr="001E0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4DFCC67A" w14:textId="77777777" w:rsidR="00E369D5" w:rsidRDefault="00E369D5" w:rsidP="001E0C81">
            <w:pPr>
              <w:ind w:left="0" w:firstLine="0"/>
            </w:pPr>
            <w:r>
              <w:t>Icône</w:t>
            </w:r>
          </w:p>
        </w:tc>
        <w:tc>
          <w:tcPr>
            <w:tcW w:w="2542" w:type="dxa"/>
          </w:tcPr>
          <w:p w14:paraId="75571D7E" w14:textId="77777777" w:rsidR="00E369D5" w:rsidRDefault="00E369D5" w:rsidP="001E0C81">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237" w:type="dxa"/>
          </w:tcPr>
          <w:p w14:paraId="2A136F8C" w14:textId="77777777" w:rsidR="00E369D5" w:rsidRDefault="00E369D5" w:rsidP="001E0C81">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E369D5" w14:paraId="042F87BF"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E5B587F" w14:textId="77777777" w:rsidR="00E369D5" w:rsidRDefault="00672DF6" w:rsidP="001E0C81">
            <w:pPr>
              <w:ind w:left="0" w:firstLine="0"/>
            </w:pPr>
            <w:r>
              <w:rPr>
                <w:noProof/>
                <w:spacing w:val="-18"/>
                <w:position w:val="-3"/>
              </w:rPr>
              <w:drawing>
                <wp:inline distT="0" distB="0" distL="0" distR="0" wp14:anchorId="3E80B264" wp14:editId="6A486F15">
                  <wp:extent cx="146250" cy="180000"/>
                  <wp:effectExtent l="0" t="0" r="635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95" cstate="print"/>
                          <a:stretch>
                            <a:fillRect/>
                          </a:stretch>
                        </pic:blipFill>
                        <pic:spPr>
                          <a:xfrm>
                            <a:off x="0" y="0"/>
                            <a:ext cx="146250" cy="180000"/>
                          </a:xfrm>
                          <a:prstGeom prst="rect">
                            <a:avLst/>
                          </a:prstGeom>
                        </pic:spPr>
                      </pic:pic>
                    </a:graphicData>
                  </a:graphic>
                </wp:inline>
              </w:drawing>
            </w:r>
          </w:p>
        </w:tc>
        <w:tc>
          <w:tcPr>
            <w:tcW w:w="2542" w:type="dxa"/>
          </w:tcPr>
          <w:p w14:paraId="015EBEDB"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Documentation</w:t>
            </w:r>
          </w:p>
        </w:tc>
        <w:tc>
          <w:tcPr>
            <w:tcW w:w="6237" w:type="dxa"/>
          </w:tcPr>
          <w:p w14:paraId="2ACC8C4F" w14:textId="77777777" w:rsidR="00E369D5" w:rsidRDefault="0011446A" w:rsidP="0011446A">
            <w:pPr>
              <w:ind w:left="0" w:firstLine="0"/>
              <w:cnfStyle w:val="000000000000" w:firstRow="0" w:lastRow="0" w:firstColumn="0" w:lastColumn="0" w:oddVBand="0" w:evenVBand="0" w:oddHBand="0" w:evenHBand="0" w:firstRowFirstColumn="0" w:firstRowLastColumn="0" w:lastRowFirstColumn="0" w:lastRowLastColumn="0"/>
            </w:pPr>
            <w:r w:rsidRPr="0011446A">
              <w:t xml:space="preserve">Ouvre un nouvel onglet de navigateur avec l'URL </w:t>
            </w:r>
            <w:r>
              <w:t>officielle de la documentation O</w:t>
            </w:r>
            <w:r w:rsidRPr="0011446A">
              <w:t>pen</w:t>
            </w:r>
            <w:r>
              <w:t>KM</w:t>
            </w:r>
            <w:r w:rsidRPr="0011446A">
              <w:t>.</w:t>
            </w:r>
          </w:p>
        </w:tc>
      </w:tr>
      <w:tr w:rsidR="00E369D5" w14:paraId="04FDD0D6"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E776F96" w14:textId="77777777" w:rsidR="00E369D5" w:rsidRDefault="00672DF6" w:rsidP="001E0C81">
            <w:pPr>
              <w:ind w:left="0" w:firstLine="0"/>
            </w:pPr>
            <w:r>
              <w:rPr>
                <w:noProof/>
                <w:spacing w:val="20"/>
                <w:position w:val="-3"/>
              </w:rPr>
              <w:drawing>
                <wp:inline distT="0" distB="0" distL="0" distR="0" wp14:anchorId="77DA60C7" wp14:editId="0FBF9E91">
                  <wp:extent cx="180000" cy="18000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96" cstate="print"/>
                          <a:stretch>
                            <a:fillRect/>
                          </a:stretch>
                        </pic:blipFill>
                        <pic:spPr>
                          <a:xfrm>
                            <a:off x="0" y="0"/>
                            <a:ext cx="180000" cy="180000"/>
                          </a:xfrm>
                          <a:prstGeom prst="rect">
                            <a:avLst/>
                          </a:prstGeom>
                        </pic:spPr>
                      </pic:pic>
                    </a:graphicData>
                  </a:graphic>
                </wp:inline>
              </w:drawing>
            </w:r>
          </w:p>
        </w:tc>
        <w:tc>
          <w:tcPr>
            <w:tcW w:w="2542" w:type="dxa"/>
          </w:tcPr>
          <w:p w14:paraId="37008A5F"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Signaler une anomalie</w:t>
            </w:r>
          </w:p>
        </w:tc>
        <w:tc>
          <w:tcPr>
            <w:tcW w:w="6237" w:type="dxa"/>
          </w:tcPr>
          <w:p w14:paraId="2AC93B89"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de su</w:t>
            </w:r>
            <w:r>
              <w:t>pport officiel de la communauté</w:t>
            </w:r>
          </w:p>
        </w:tc>
      </w:tr>
      <w:tr w:rsidR="00E369D5" w14:paraId="67DCE829"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184161F5" w14:textId="77777777" w:rsidR="00E369D5" w:rsidRDefault="00672DF6" w:rsidP="001E0C81">
            <w:pPr>
              <w:ind w:left="0" w:firstLine="0"/>
            </w:pPr>
            <w:r>
              <w:rPr>
                <w:noProof/>
                <w:spacing w:val="20"/>
                <w:position w:val="-3"/>
              </w:rPr>
              <w:drawing>
                <wp:inline distT="0" distB="0" distL="0" distR="0" wp14:anchorId="4532E649" wp14:editId="4CB94E8B">
                  <wp:extent cx="198000" cy="198000"/>
                  <wp:effectExtent l="0" t="0" r="0" b="0"/>
                  <wp:docPr id="4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97" cstate="print"/>
                          <a:stretch>
                            <a:fillRect/>
                          </a:stretch>
                        </pic:blipFill>
                        <pic:spPr>
                          <a:xfrm>
                            <a:off x="0" y="0"/>
                            <a:ext cx="198000" cy="198000"/>
                          </a:xfrm>
                          <a:prstGeom prst="rect">
                            <a:avLst/>
                          </a:prstGeom>
                        </pic:spPr>
                      </pic:pic>
                    </a:graphicData>
                  </a:graphic>
                </wp:inline>
              </w:drawing>
            </w:r>
          </w:p>
        </w:tc>
        <w:tc>
          <w:tcPr>
            <w:tcW w:w="2542" w:type="dxa"/>
          </w:tcPr>
          <w:p w14:paraId="1F57C108"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Demande de support</w:t>
            </w:r>
          </w:p>
        </w:tc>
        <w:tc>
          <w:tcPr>
            <w:tcW w:w="6237" w:type="dxa"/>
          </w:tcPr>
          <w:p w14:paraId="04951F42" w14:textId="77777777" w:rsidR="00E369D5" w:rsidRDefault="0011446A" w:rsidP="0011446A">
            <w:pPr>
              <w:cnfStyle w:val="000000000000" w:firstRow="0" w:lastRow="0" w:firstColumn="0" w:lastColumn="0" w:oddVBand="0" w:evenVBand="0" w:oddHBand="0" w:evenHBand="0" w:firstRowFirstColumn="0" w:firstRowLastColumn="0" w:lastRowFirstColumn="0" w:lastRowLastColumn="0"/>
            </w:pPr>
            <w:r w:rsidRPr="0011446A">
              <w:t xml:space="preserve">Ouvre un nouvel onglet de navigateur avec l'URL de </w:t>
            </w:r>
            <w:r>
              <w:t>demande d’assistance d’OpenKM</w:t>
            </w:r>
          </w:p>
        </w:tc>
      </w:tr>
      <w:tr w:rsidR="00E369D5" w14:paraId="6D0147ED"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20C36E26" w14:textId="77777777" w:rsidR="00E369D5" w:rsidRDefault="00672DF6" w:rsidP="001E0C81">
            <w:pPr>
              <w:ind w:left="0" w:firstLine="0"/>
            </w:pPr>
            <w:r>
              <w:rPr>
                <w:noProof/>
                <w:spacing w:val="20"/>
                <w:position w:val="-2"/>
              </w:rPr>
              <w:drawing>
                <wp:inline distT="0" distB="0" distL="0" distR="0" wp14:anchorId="7C070408" wp14:editId="3432A96F">
                  <wp:extent cx="191999" cy="180000"/>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98" cstate="print"/>
                          <a:stretch>
                            <a:fillRect/>
                          </a:stretch>
                        </pic:blipFill>
                        <pic:spPr>
                          <a:xfrm>
                            <a:off x="0" y="0"/>
                            <a:ext cx="191999" cy="180000"/>
                          </a:xfrm>
                          <a:prstGeom prst="rect">
                            <a:avLst/>
                          </a:prstGeom>
                        </pic:spPr>
                      </pic:pic>
                    </a:graphicData>
                  </a:graphic>
                </wp:inline>
              </w:drawing>
            </w:r>
          </w:p>
        </w:tc>
        <w:tc>
          <w:tcPr>
            <w:tcW w:w="2542" w:type="dxa"/>
          </w:tcPr>
          <w:p w14:paraId="046567F3"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Forum publique</w:t>
            </w:r>
          </w:p>
        </w:tc>
        <w:tc>
          <w:tcPr>
            <w:tcW w:w="6237" w:type="dxa"/>
          </w:tcPr>
          <w:p w14:paraId="415174F9"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officielle du forum public</w:t>
            </w:r>
          </w:p>
        </w:tc>
      </w:tr>
      <w:tr w:rsidR="00E369D5" w14:paraId="6F44B645"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65313646" w14:textId="77777777" w:rsidR="00E369D5" w:rsidRDefault="00672DF6" w:rsidP="001E0C81">
            <w:pPr>
              <w:ind w:left="0" w:firstLine="0"/>
            </w:pPr>
            <w:r>
              <w:rPr>
                <w:noProof/>
                <w:spacing w:val="20"/>
                <w:position w:val="-3"/>
              </w:rPr>
              <w:drawing>
                <wp:inline distT="0" distB="0" distL="0" distR="0" wp14:anchorId="169ACAFD" wp14:editId="4B6A0036">
                  <wp:extent cx="180000" cy="180000"/>
                  <wp:effectExtent l="0" t="0" r="0" b="0"/>
                  <wp:docPr id="4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99" cstate="print"/>
                          <a:stretch>
                            <a:fillRect/>
                          </a:stretch>
                        </pic:blipFill>
                        <pic:spPr>
                          <a:xfrm>
                            <a:off x="0" y="0"/>
                            <a:ext cx="180000" cy="180000"/>
                          </a:xfrm>
                          <a:prstGeom prst="rect">
                            <a:avLst/>
                          </a:prstGeom>
                        </pic:spPr>
                      </pic:pic>
                    </a:graphicData>
                  </a:graphic>
                </wp:inline>
              </w:drawing>
            </w:r>
          </w:p>
        </w:tc>
        <w:tc>
          <w:tcPr>
            <w:tcW w:w="2542" w:type="dxa"/>
          </w:tcPr>
          <w:p w14:paraId="2BFBF9EA" w14:textId="77777777" w:rsidR="00E369D5"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Note de révision</w:t>
            </w:r>
          </w:p>
        </w:tc>
        <w:tc>
          <w:tcPr>
            <w:tcW w:w="6237" w:type="dxa"/>
          </w:tcPr>
          <w:p w14:paraId="7CAF61B7" w14:textId="77777777" w:rsidR="00E369D5"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l'URL du journal des modifications de l'application</w:t>
            </w:r>
          </w:p>
        </w:tc>
      </w:tr>
      <w:tr w:rsidR="00672DF6" w14:paraId="58284FA7"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3A115A98" w14:textId="77777777" w:rsidR="00672DF6" w:rsidRDefault="00672DF6" w:rsidP="001E0C81">
            <w:pPr>
              <w:ind w:left="0" w:firstLine="0"/>
            </w:pPr>
            <w:r>
              <w:rPr>
                <w:noProof/>
              </w:rPr>
              <w:drawing>
                <wp:inline distT="0" distB="0" distL="0" distR="0" wp14:anchorId="3C96E937" wp14:editId="047DB568">
                  <wp:extent cx="257175" cy="2190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175" cy="219075"/>
                          </a:xfrm>
                          <a:prstGeom prst="rect">
                            <a:avLst/>
                          </a:prstGeom>
                        </pic:spPr>
                      </pic:pic>
                    </a:graphicData>
                  </a:graphic>
                </wp:inline>
              </w:drawing>
            </w:r>
          </w:p>
        </w:tc>
        <w:tc>
          <w:tcPr>
            <w:tcW w:w="2542" w:type="dxa"/>
          </w:tcPr>
          <w:p w14:paraId="46CD57DA" w14:textId="77777777" w:rsidR="00672DF6"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Projet Web</w:t>
            </w:r>
          </w:p>
        </w:tc>
        <w:tc>
          <w:tcPr>
            <w:tcW w:w="6237" w:type="dxa"/>
          </w:tcPr>
          <w:p w14:paraId="4EB02FD8" w14:textId="77777777" w:rsidR="00672DF6"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Ouvre un nouvel onglet de navigateur avec l'UR</w:t>
            </w:r>
            <w:r>
              <w:t>L officielle du site Web OpenKM</w:t>
            </w:r>
          </w:p>
        </w:tc>
      </w:tr>
      <w:tr w:rsidR="00672DF6" w14:paraId="49575E98" w14:textId="77777777" w:rsidTr="001E0C81">
        <w:tc>
          <w:tcPr>
            <w:cnfStyle w:val="001000000000" w:firstRow="0" w:lastRow="0" w:firstColumn="1" w:lastColumn="0" w:oddVBand="0" w:evenVBand="0" w:oddHBand="0" w:evenHBand="0" w:firstRowFirstColumn="0" w:firstRowLastColumn="0" w:lastRowFirstColumn="0" w:lastRowLastColumn="0"/>
            <w:tcW w:w="714" w:type="dxa"/>
          </w:tcPr>
          <w:p w14:paraId="1D849FDF" w14:textId="77777777" w:rsidR="00672DF6" w:rsidRDefault="00672DF6" w:rsidP="001E0C81">
            <w:pPr>
              <w:ind w:left="0" w:firstLine="0"/>
            </w:pPr>
            <w:r>
              <w:rPr>
                <w:noProof/>
              </w:rPr>
              <w:lastRenderedPageBreak/>
              <w:drawing>
                <wp:inline distT="0" distB="0" distL="0" distR="0" wp14:anchorId="65A502C3" wp14:editId="0667E496">
                  <wp:extent cx="228600" cy="2381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600" cy="238125"/>
                          </a:xfrm>
                          <a:prstGeom prst="rect">
                            <a:avLst/>
                          </a:prstGeom>
                        </pic:spPr>
                      </pic:pic>
                    </a:graphicData>
                  </a:graphic>
                </wp:inline>
              </w:drawing>
            </w:r>
          </w:p>
        </w:tc>
        <w:tc>
          <w:tcPr>
            <w:tcW w:w="2542" w:type="dxa"/>
          </w:tcPr>
          <w:p w14:paraId="03F5FE90" w14:textId="77777777" w:rsidR="00672DF6" w:rsidRDefault="00672DF6" w:rsidP="001E0C81">
            <w:pPr>
              <w:ind w:left="0" w:firstLine="0"/>
              <w:cnfStyle w:val="000000000000" w:firstRow="0" w:lastRow="0" w:firstColumn="0" w:lastColumn="0" w:oddVBand="0" w:evenVBand="0" w:oddHBand="0" w:evenHBand="0" w:firstRowFirstColumn="0" w:firstRowLastColumn="0" w:lastRowFirstColumn="0" w:lastRowLastColumn="0"/>
            </w:pPr>
            <w:r>
              <w:t>A propos d’OpenKM</w:t>
            </w:r>
          </w:p>
        </w:tc>
        <w:tc>
          <w:tcPr>
            <w:tcW w:w="6237" w:type="dxa"/>
          </w:tcPr>
          <w:p w14:paraId="0F3397E8" w14:textId="77777777" w:rsidR="00672DF6" w:rsidRDefault="0011446A" w:rsidP="001E0C81">
            <w:pPr>
              <w:ind w:left="0" w:firstLine="0"/>
              <w:cnfStyle w:val="000000000000" w:firstRow="0" w:lastRow="0" w:firstColumn="0" w:lastColumn="0" w:oddVBand="0" w:evenVBand="0" w:oddHBand="0" w:evenHBand="0" w:firstRowFirstColumn="0" w:firstRowLastColumn="0" w:lastRowFirstColumn="0" w:lastRowLastColumn="0"/>
            </w:pPr>
            <w:r w:rsidRPr="0011446A">
              <w:t xml:space="preserve">Affiche un pop-up </w:t>
            </w:r>
            <w:r>
              <w:t>(fenêtre) avec des informations de l’application</w:t>
            </w:r>
          </w:p>
        </w:tc>
      </w:tr>
    </w:tbl>
    <w:p w14:paraId="37D4D9B7" w14:textId="77777777" w:rsidR="00AF1766" w:rsidRDefault="00AF1766" w:rsidP="00211DEC"/>
    <w:p w14:paraId="2495C777" w14:textId="47747013" w:rsidR="00BF662D" w:rsidRDefault="00BF662D" w:rsidP="00DB1689">
      <w:pPr>
        <w:pStyle w:val="Titre4"/>
      </w:pPr>
      <w:bookmarkStart w:id="2104" w:name="_Toc67063104"/>
      <w:r>
        <w:t>La barre de recherche rapide</w:t>
      </w:r>
      <w:bookmarkEnd w:id="2104"/>
    </w:p>
    <w:p w14:paraId="136B73BF" w14:textId="77777777" w:rsidR="00A35056" w:rsidRDefault="00BF662D" w:rsidP="00BF662D">
      <w:r>
        <w:t>La barre de recherche rapide permet à l’utilisateur</w:t>
      </w:r>
      <w:r w:rsidR="00A35056">
        <w:t xml:space="preserve"> qui est sur l’affichage « Bureau » ou « Tableau de Bord »</w:t>
      </w:r>
      <w:r>
        <w:t xml:space="preserve"> d’effectuer une recherche</w:t>
      </w:r>
      <w:r w:rsidR="00A35056">
        <w:t>. Le type de recherche est ici réalisé</w:t>
      </w:r>
      <w:r>
        <w:t xml:space="preserve"> </w:t>
      </w:r>
      <w:r w:rsidR="00A35056">
        <w:t xml:space="preserve">dans le contenu des documents sur la plateforme, cela </w:t>
      </w:r>
      <w:r>
        <w:t>sans aller dans l’</w:t>
      </w:r>
      <w:r w:rsidR="00A35056">
        <w:t>affichage</w:t>
      </w:r>
      <w:r>
        <w:t>«</w:t>
      </w:r>
      <w:r w:rsidR="00A35056">
        <w:t> Recherche ».</w:t>
      </w:r>
    </w:p>
    <w:p w14:paraId="2111EB16" w14:textId="5892F5AD" w:rsidR="00BF662D" w:rsidRDefault="00A35056" w:rsidP="00A35056">
      <w:r>
        <w:t>Au clic de l’icône d’exécution « </w:t>
      </w:r>
      <w:r>
        <w:rPr>
          <w:noProof/>
        </w:rPr>
        <w:drawing>
          <wp:inline distT="0" distB="0" distL="0" distR="0" wp14:anchorId="4C2CE447" wp14:editId="713E43FE">
            <wp:extent cx="228600" cy="238125"/>
            <wp:effectExtent l="0" t="0" r="0" b="9525"/>
            <wp:docPr id="1398" name="Imag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8600" cy="238125"/>
                    </a:xfrm>
                    <a:prstGeom prst="rect">
                      <a:avLst/>
                    </a:prstGeom>
                  </pic:spPr>
                </pic:pic>
              </a:graphicData>
            </a:graphic>
          </wp:inline>
        </w:drawing>
      </w:r>
      <w:r>
        <w:t> », la fenêtre est automatiquement redirigée vers l’affichage « Recherche » afin de lister les résultats de recherche.</w:t>
      </w:r>
    </w:p>
    <w:p w14:paraId="2CC728CF" w14:textId="7FC4FBD2" w:rsidR="00A35056" w:rsidRDefault="00A35056" w:rsidP="00BF662D">
      <w:r>
        <w:rPr>
          <w:noProof/>
        </w:rPr>
        <w:drawing>
          <wp:inline distT="0" distB="0" distL="0" distR="0" wp14:anchorId="42FD955C" wp14:editId="1557BDD2">
            <wp:extent cx="2790825" cy="304800"/>
            <wp:effectExtent l="0" t="0" r="9525" b="0"/>
            <wp:docPr id="1396" name="Imag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90825" cy="304800"/>
                    </a:xfrm>
                    <a:prstGeom prst="rect">
                      <a:avLst/>
                    </a:prstGeom>
                  </pic:spPr>
                </pic:pic>
              </a:graphicData>
            </a:graphic>
          </wp:inline>
        </w:drawing>
      </w:r>
    </w:p>
    <w:p w14:paraId="267997E1" w14:textId="77777777" w:rsidR="00BF662D" w:rsidRPr="00BF662D" w:rsidRDefault="00BF662D" w:rsidP="00BF662D"/>
    <w:p w14:paraId="7BB11BEA" w14:textId="77777777" w:rsidR="00DB1689" w:rsidRDefault="00DB1689" w:rsidP="00DB1689">
      <w:pPr>
        <w:pStyle w:val="Titre4"/>
      </w:pPr>
      <w:bookmarkStart w:id="2105" w:name="_Toc67063105"/>
      <w:r>
        <w:t>La barre des outils</w:t>
      </w:r>
      <w:bookmarkEnd w:id="2105"/>
    </w:p>
    <w:p w14:paraId="5488E96D" w14:textId="77777777" w:rsidR="00211DEC" w:rsidRDefault="00042050" w:rsidP="00DB1689">
      <w:r>
        <w:t xml:space="preserve">La barre des outils est constituée des fonctions que l’utilisateur utilise le plus fréquemment, à remarquer que ces fonctions </w:t>
      </w:r>
      <w:r w:rsidR="00002D92">
        <w:t>sont les mêmes que l’on trouve</w:t>
      </w:r>
      <w:r>
        <w:t xml:space="preserve"> dans le menu à liste déroulante. </w:t>
      </w:r>
      <w:r w:rsidR="00002D92">
        <w:t>Par ailleurs, c</w:t>
      </w:r>
      <w:r>
        <w:t>omme pour la barre de menu</w:t>
      </w:r>
      <w:r w:rsidRPr="00042050">
        <w:t xml:space="preserve">, </w:t>
      </w:r>
      <w:r>
        <w:t xml:space="preserve">si </w:t>
      </w:r>
      <w:r w:rsidRPr="00042050">
        <w:t>les boutons apparaissent grisés, ce</w:t>
      </w:r>
      <w:r>
        <w:t>la</w:t>
      </w:r>
      <w:r w:rsidRPr="00042050">
        <w:t xml:space="preserve"> signifie qu'ils ne sont pas disponibles.</w:t>
      </w:r>
    </w:p>
    <w:p w14:paraId="236FD989" w14:textId="77777777" w:rsidR="00211DEC" w:rsidRDefault="00E23F44" w:rsidP="00E23F44">
      <w:r>
        <w:rPr>
          <w:noProof/>
        </w:rPr>
        <w:drawing>
          <wp:inline distT="0" distB="0" distL="0" distR="0" wp14:anchorId="5AB8F7A0" wp14:editId="0500AA9E">
            <wp:extent cx="4067175" cy="3143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67175" cy="314325"/>
                    </a:xfrm>
                    <a:prstGeom prst="rect">
                      <a:avLst/>
                    </a:prstGeom>
                  </pic:spPr>
                </pic:pic>
              </a:graphicData>
            </a:graphic>
          </wp:inline>
        </w:drawing>
      </w:r>
    </w:p>
    <w:p w14:paraId="14F91591" w14:textId="77777777" w:rsidR="003E22AC" w:rsidRDefault="003E22AC" w:rsidP="00E23F44"/>
    <w:p w14:paraId="32BD2961" w14:textId="77777777" w:rsidR="003E22AC" w:rsidRDefault="003E22AC" w:rsidP="003E22AC">
      <w:pPr>
        <w:pStyle w:val="Titre4"/>
      </w:pPr>
      <w:bookmarkStart w:id="2106" w:name="_Toc67063106"/>
      <w:r>
        <w:t>Le chemin</w:t>
      </w:r>
      <w:bookmarkEnd w:id="2106"/>
    </w:p>
    <w:p w14:paraId="1DE92F94" w14:textId="77777777" w:rsidR="003E22AC" w:rsidRDefault="003E22AC" w:rsidP="003E22AC">
      <w:r>
        <w:t>Un chemin indique en permanence l’emplacement et l’arborescence de l’espace de travail et du document sur lequel l’utilisateur est au temps t. Ce chemin se situe juste au-dessous de la barre des outils et se présente comme suit :</w:t>
      </w:r>
    </w:p>
    <w:p w14:paraId="15D3033B" w14:textId="77777777" w:rsidR="003E22AC" w:rsidRDefault="003E22AC" w:rsidP="003E22AC">
      <w:r>
        <w:rPr>
          <w:noProof/>
        </w:rPr>
        <w:drawing>
          <wp:inline distT="0" distB="0" distL="0" distR="0" wp14:anchorId="059E1BAF" wp14:editId="1D98C977">
            <wp:extent cx="1685925" cy="23812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85925" cy="238125"/>
                    </a:xfrm>
                    <a:prstGeom prst="rect">
                      <a:avLst/>
                    </a:prstGeom>
                  </pic:spPr>
                </pic:pic>
              </a:graphicData>
            </a:graphic>
          </wp:inline>
        </w:drawing>
      </w:r>
    </w:p>
    <w:p w14:paraId="5B2FA654" w14:textId="77777777" w:rsidR="003E22AC" w:rsidRDefault="003E22AC" w:rsidP="003E22AC">
      <w:r>
        <w:t>Tous les chemins commencent toujours par : « </w:t>
      </w:r>
      <w:r w:rsidRPr="00BC44D1">
        <w:rPr>
          <w:i/>
        </w:rPr>
        <w:t>Chemin : /</w:t>
      </w:r>
      <w:r w:rsidR="00BC44D1" w:rsidRPr="00BC44D1">
        <w:rPr>
          <w:i/>
        </w:rPr>
        <w:t xml:space="preserve"> </w:t>
      </w:r>
      <w:r w:rsidRPr="00BC44D1">
        <w:rPr>
          <w:i/>
        </w:rPr>
        <w:t>okm:</w:t>
      </w:r>
      <w:r>
        <w:t> » puis s’en suit le nom de l’espace de travail ouvert, le nom des dossiers et le nom des documents.</w:t>
      </w:r>
    </w:p>
    <w:p w14:paraId="4E0CD1B0" w14:textId="77777777" w:rsidR="00211DEC" w:rsidRDefault="00211DEC" w:rsidP="00DB1689"/>
    <w:p w14:paraId="5CD5195D" w14:textId="77777777" w:rsidR="00211DEC" w:rsidRDefault="00357912" w:rsidP="00002D92">
      <w:pPr>
        <w:pStyle w:val="Titre4"/>
      </w:pPr>
      <w:bookmarkStart w:id="2107" w:name="_Toc67063107"/>
      <w:r>
        <w:t>Option</w:t>
      </w:r>
      <w:r w:rsidR="00211DEC">
        <w:t xml:space="preserve"> d’affichage</w:t>
      </w:r>
      <w:r w:rsidR="00002D92">
        <w:t> : Le bureau</w:t>
      </w:r>
      <w:bookmarkEnd w:id="2107"/>
    </w:p>
    <w:p w14:paraId="763AE91C" w14:textId="77777777" w:rsidR="00CC77ED" w:rsidRDefault="00CC77ED" w:rsidP="00CC77ED">
      <w:r>
        <w:t>Le bureau inclut les trois (03) espaces de travail suivant :</w:t>
      </w:r>
    </w:p>
    <w:p w14:paraId="4D0DDFB1" w14:textId="20EE70D4" w:rsidR="00B1631D" w:rsidRDefault="00EF2EA1" w:rsidP="00B1631D">
      <w:pPr>
        <w:pStyle w:val="Paragraphedeliste"/>
        <w:numPr>
          <w:ilvl w:val="0"/>
          <w:numId w:val="4"/>
        </w:numPr>
        <w:jc w:val="left"/>
      </w:pPr>
      <w:r>
        <w:t>le panneau de navigation,</w:t>
      </w:r>
    </w:p>
    <w:p w14:paraId="284B6158" w14:textId="36C929AB" w:rsidR="00B1631D" w:rsidRDefault="00EF2EA1" w:rsidP="00B1631D">
      <w:pPr>
        <w:pStyle w:val="Paragraphedeliste"/>
        <w:numPr>
          <w:ilvl w:val="0"/>
          <w:numId w:val="4"/>
        </w:numPr>
        <w:jc w:val="left"/>
      </w:pPr>
      <w:r>
        <w:t xml:space="preserve">le </w:t>
      </w:r>
      <w:r w:rsidRPr="00B14A3E">
        <w:t>navigateur</w:t>
      </w:r>
      <w:r>
        <w:t xml:space="preserve"> de documents,</w:t>
      </w:r>
    </w:p>
    <w:p w14:paraId="6EE230DA" w14:textId="41C0DC23" w:rsidR="00B1631D" w:rsidRDefault="00EF2EA1" w:rsidP="00B1631D">
      <w:pPr>
        <w:pStyle w:val="Paragraphedeliste"/>
        <w:numPr>
          <w:ilvl w:val="0"/>
          <w:numId w:val="4"/>
        </w:numPr>
        <w:jc w:val="left"/>
      </w:pPr>
      <w:r>
        <w:t xml:space="preserve">les </w:t>
      </w:r>
      <w:r w:rsidRPr="00B14A3E">
        <w:t xml:space="preserve">propriétés des documents et des dossiers, ainsi que des informations sur l'utilisateur </w:t>
      </w:r>
      <w:r>
        <w:t>qui est connecté à ce moment-là.</w:t>
      </w:r>
    </w:p>
    <w:p w14:paraId="76790AC3" w14:textId="77777777" w:rsidR="00545513" w:rsidRDefault="00545513" w:rsidP="00CC77ED"/>
    <w:p w14:paraId="1C9EC684" w14:textId="77777777" w:rsidR="00B1631D" w:rsidRPr="00B1631D" w:rsidRDefault="00B1631D" w:rsidP="00AC22E1">
      <w:pPr>
        <w:pStyle w:val="Titre5"/>
        <w:numPr>
          <w:ilvl w:val="0"/>
          <w:numId w:val="8"/>
        </w:numPr>
      </w:pPr>
      <w:r>
        <w:t>Le panneau de navigation</w:t>
      </w:r>
    </w:p>
    <w:p w14:paraId="12326A2E" w14:textId="17387FD4" w:rsidR="00DB1689" w:rsidRDefault="00564B48" w:rsidP="00DB1689">
      <w:r>
        <w:t>Le panneau de navigation se situe sur la partie gauche de l’écran suivant l’affiche « bureau ». Il est constitué de plusieurs piles</w:t>
      </w:r>
      <w:r w:rsidR="00A92C9F">
        <w:t>,</w:t>
      </w:r>
      <w:r w:rsidR="009A0E47">
        <w:t xml:space="preserve"> dont :</w:t>
      </w:r>
    </w:p>
    <w:p w14:paraId="33203157" w14:textId="1D8A59B2" w:rsidR="009A0E47" w:rsidRDefault="00EF2EA1" w:rsidP="00AC22E1">
      <w:pPr>
        <w:pStyle w:val="Paragraphedeliste"/>
        <w:numPr>
          <w:ilvl w:val="0"/>
          <w:numId w:val="10"/>
        </w:numPr>
      </w:pPr>
      <w:r>
        <w:t>taxonomie </w:t>
      </w:r>
      <w:r w:rsidR="007D4137">
        <w:t xml:space="preserve">: </w:t>
      </w:r>
      <w:r w:rsidR="007D4137" w:rsidRPr="007D4137">
        <w:t>espace de travail collaboratif, où plusieurs utilisateurs modifient et partagent les données de l'entreprise</w:t>
      </w:r>
      <w:r>
        <w:t>,</w:t>
      </w:r>
    </w:p>
    <w:p w14:paraId="62D48B52" w14:textId="502DE7F8" w:rsidR="009A0E47" w:rsidRDefault="00EF2EA1" w:rsidP="00AC22E1">
      <w:pPr>
        <w:pStyle w:val="Paragraphedeliste"/>
        <w:numPr>
          <w:ilvl w:val="0"/>
          <w:numId w:val="10"/>
        </w:numPr>
      </w:pPr>
      <w:r>
        <w:t>corbeille.</w:t>
      </w:r>
    </w:p>
    <w:p w14:paraId="0EF1B8F6" w14:textId="77777777" w:rsidR="00211DEC" w:rsidRDefault="00825B0C" w:rsidP="00DB1689">
      <w:r>
        <w:t>Pour le cas d’ARSM, seules les piles « Taxonomie » et « Corbeille » nous intéressent. Les autres piles seront exposées à titre d’information ou pour des améliorations futures de la plateforme.</w:t>
      </w:r>
    </w:p>
    <w:p w14:paraId="6A51659E" w14:textId="77777777" w:rsidR="00825B0C" w:rsidRDefault="00825B0C" w:rsidP="00DB1689"/>
    <w:p w14:paraId="4FB45DB3" w14:textId="77777777" w:rsidR="00A32D9D" w:rsidRDefault="00A32D9D" w:rsidP="00A32D9D">
      <w:pPr>
        <w:pStyle w:val="Titre6"/>
      </w:pPr>
      <w:r>
        <w:t>Taxonomie</w:t>
      </w:r>
    </w:p>
    <w:p w14:paraId="557B8D2B" w14:textId="77777777" w:rsidR="00A32D9D" w:rsidRDefault="00A32D9D" w:rsidP="00A32D9D">
      <w:r>
        <w:t>C’est un espace de travail collaboratif, où plusieurs utilisateurs modifient et partagent les données de l'entreprise.</w:t>
      </w:r>
      <w:r w:rsidR="000E5AA2">
        <w:t xml:space="preserve"> La taxonomie </w:t>
      </w:r>
      <w:r w:rsidR="000E5AA2" w:rsidRPr="000E5AA2">
        <w:t xml:space="preserve">affiche une vue du </w:t>
      </w:r>
      <w:r w:rsidR="000E5AA2">
        <w:t>répertoire</w:t>
      </w:r>
      <w:r w:rsidR="000E5AA2" w:rsidRPr="000E5AA2">
        <w:t xml:space="preserve"> regroupé par dossiers.</w:t>
      </w:r>
    </w:p>
    <w:p w14:paraId="7FE38F19" w14:textId="77777777" w:rsidR="00A32D9D" w:rsidRDefault="000E5AA2" w:rsidP="00A32D9D">
      <w:r>
        <w:t>Par ailleurs, i</w:t>
      </w:r>
      <w:r w:rsidR="00A32D9D" w:rsidRPr="00A32D9D">
        <w:t>l existe différents types de dossiers</w:t>
      </w:r>
      <w:r w:rsidR="00A32D9D">
        <w:t> :</w:t>
      </w:r>
    </w:p>
    <w:tbl>
      <w:tblPr>
        <w:tblStyle w:val="TableauGrille1Clair"/>
        <w:tblW w:w="5000" w:type="pct"/>
        <w:tblLook w:val="04A0" w:firstRow="1" w:lastRow="0" w:firstColumn="1" w:lastColumn="0" w:noHBand="0" w:noVBand="1"/>
      </w:tblPr>
      <w:tblGrid>
        <w:gridCol w:w="714"/>
        <w:gridCol w:w="8302"/>
      </w:tblGrid>
      <w:tr w:rsidR="00A32D9D" w14:paraId="1EB17EB3" w14:textId="77777777" w:rsidTr="00A32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57F5A22C" w14:textId="77777777" w:rsidR="00A32D9D" w:rsidRDefault="00A32D9D" w:rsidP="00F11A4D">
            <w:pPr>
              <w:ind w:left="0" w:firstLine="0"/>
            </w:pPr>
            <w:r>
              <w:t>Icône</w:t>
            </w:r>
          </w:p>
        </w:tc>
        <w:tc>
          <w:tcPr>
            <w:tcW w:w="4604" w:type="pct"/>
          </w:tcPr>
          <w:p w14:paraId="055B6800" w14:textId="77777777" w:rsidR="00A32D9D" w:rsidRDefault="00A32D9D" w:rsidP="00F11A4D">
            <w:pPr>
              <w:ind w:left="0" w:firstLine="0"/>
              <w:cnfStyle w:val="100000000000" w:firstRow="1" w:lastRow="0" w:firstColumn="0" w:lastColumn="0" w:oddVBand="0" w:evenVBand="0" w:oddHBand="0" w:evenHBand="0" w:firstRowFirstColumn="0" w:firstRowLastColumn="0" w:lastRowFirstColumn="0" w:lastRowLastColumn="0"/>
            </w:pPr>
            <w:r>
              <w:t>Dossier</w:t>
            </w:r>
          </w:p>
        </w:tc>
      </w:tr>
      <w:tr w:rsidR="00A32D9D" w14:paraId="237B6DB4"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1A56636F" w14:textId="77777777" w:rsidR="00A32D9D" w:rsidRDefault="00A32D9D" w:rsidP="00F11A4D">
            <w:pPr>
              <w:ind w:left="0" w:firstLine="0"/>
            </w:pPr>
            <w:r>
              <w:rPr>
                <w:noProof/>
              </w:rPr>
              <w:drawing>
                <wp:inline distT="0" distB="0" distL="0" distR="0" wp14:anchorId="09759940" wp14:editId="7F84D682">
                  <wp:extent cx="261958" cy="216000"/>
                  <wp:effectExtent l="0" t="0" r="508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1958" cy="216000"/>
                          </a:xfrm>
                          <a:prstGeom prst="rect">
                            <a:avLst/>
                          </a:prstGeom>
                        </pic:spPr>
                      </pic:pic>
                    </a:graphicData>
                  </a:graphic>
                </wp:inline>
              </w:drawing>
            </w:r>
          </w:p>
        </w:tc>
        <w:tc>
          <w:tcPr>
            <w:tcW w:w="4604" w:type="pct"/>
          </w:tcPr>
          <w:p w14:paraId="7F315AF5" w14:textId="77777777"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Le dossier ne comporte </w:t>
            </w:r>
            <w:r>
              <w:t>pas</w:t>
            </w:r>
            <w:r w:rsidRPr="00A32D9D">
              <w:t xml:space="preserve"> de sous-dossiers</w:t>
            </w:r>
          </w:p>
        </w:tc>
      </w:tr>
      <w:tr w:rsidR="00A32D9D" w14:paraId="589FE7B1"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512C603E" w14:textId="77777777" w:rsidR="00A32D9D" w:rsidRDefault="00A32D9D" w:rsidP="00F11A4D">
            <w:pPr>
              <w:ind w:left="0" w:firstLine="0"/>
            </w:pPr>
            <w:r>
              <w:rPr>
                <w:noProof/>
              </w:rPr>
              <w:drawing>
                <wp:inline distT="0" distB="0" distL="0" distR="0" wp14:anchorId="26262427" wp14:editId="2045A770">
                  <wp:extent cx="267429" cy="21600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7429" cy="216000"/>
                          </a:xfrm>
                          <a:prstGeom prst="rect">
                            <a:avLst/>
                          </a:prstGeom>
                        </pic:spPr>
                      </pic:pic>
                    </a:graphicData>
                  </a:graphic>
                </wp:inline>
              </w:drawing>
            </w:r>
          </w:p>
        </w:tc>
        <w:tc>
          <w:tcPr>
            <w:tcW w:w="4604" w:type="pct"/>
          </w:tcPr>
          <w:p w14:paraId="2E74F9CD"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Le dossier contient des sous-dossiers</w:t>
            </w:r>
          </w:p>
        </w:tc>
      </w:tr>
      <w:tr w:rsidR="00A32D9D" w14:paraId="6E27AA98"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09885050" w14:textId="77777777" w:rsidR="00A32D9D" w:rsidRDefault="00A32D9D" w:rsidP="00F11A4D">
            <w:pPr>
              <w:ind w:left="0" w:firstLine="0"/>
            </w:pPr>
            <w:r>
              <w:rPr>
                <w:noProof/>
              </w:rPr>
              <w:drawing>
                <wp:inline distT="0" distB="0" distL="0" distR="0" wp14:anchorId="2B35412A" wp14:editId="3511BB0E">
                  <wp:extent cx="252000" cy="2160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2000" cy="216000"/>
                          </a:xfrm>
                          <a:prstGeom prst="rect">
                            <a:avLst/>
                          </a:prstGeom>
                        </pic:spPr>
                      </pic:pic>
                    </a:graphicData>
                  </a:graphic>
                </wp:inline>
              </w:drawing>
            </w:r>
          </w:p>
        </w:tc>
        <w:tc>
          <w:tcPr>
            <w:tcW w:w="4604" w:type="pct"/>
          </w:tcPr>
          <w:p w14:paraId="4D7DCCD3" w14:textId="77777777"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Le dossier est en lecture seule et ne comporte </w:t>
            </w:r>
            <w:r>
              <w:t>pas</w:t>
            </w:r>
            <w:r w:rsidRPr="00A32D9D">
              <w:t xml:space="preserve"> de sous-dossiers</w:t>
            </w:r>
          </w:p>
        </w:tc>
      </w:tr>
      <w:tr w:rsidR="00A32D9D" w14:paraId="01C2DDC1"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02C8714C" w14:textId="77777777" w:rsidR="00A32D9D" w:rsidRDefault="00A32D9D" w:rsidP="00F11A4D">
            <w:pPr>
              <w:ind w:left="0" w:firstLine="0"/>
            </w:pPr>
            <w:r>
              <w:rPr>
                <w:noProof/>
              </w:rPr>
              <w:drawing>
                <wp:inline distT="0" distB="0" distL="0" distR="0" wp14:anchorId="0441D6EA" wp14:editId="6CDE85C7">
                  <wp:extent cx="226537" cy="216000"/>
                  <wp:effectExtent l="0" t="0" r="254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6537" cy="216000"/>
                          </a:xfrm>
                          <a:prstGeom prst="rect">
                            <a:avLst/>
                          </a:prstGeom>
                        </pic:spPr>
                      </pic:pic>
                    </a:graphicData>
                  </a:graphic>
                </wp:inline>
              </w:drawing>
            </w:r>
          </w:p>
        </w:tc>
        <w:tc>
          <w:tcPr>
            <w:tcW w:w="4604" w:type="pct"/>
          </w:tcPr>
          <w:p w14:paraId="5EAF2F9F"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Le dossier est en lecture seule et contient des sous-dossiers</w:t>
            </w:r>
          </w:p>
        </w:tc>
      </w:tr>
      <w:tr w:rsidR="00A32D9D" w14:paraId="3DC840EC"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2BC1EA50" w14:textId="77777777" w:rsidR="00A32D9D" w:rsidRDefault="00A32D9D" w:rsidP="00F11A4D">
            <w:pPr>
              <w:ind w:left="0" w:firstLine="0"/>
            </w:pPr>
            <w:r>
              <w:rPr>
                <w:noProof/>
              </w:rPr>
              <w:drawing>
                <wp:inline distT="0" distB="0" distL="0" distR="0" wp14:anchorId="2FBF1B08" wp14:editId="517CBF92">
                  <wp:extent cx="268541" cy="2160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8541" cy="216000"/>
                          </a:xfrm>
                          <a:prstGeom prst="rect">
                            <a:avLst/>
                          </a:prstGeom>
                        </pic:spPr>
                      </pic:pic>
                    </a:graphicData>
                  </a:graphic>
                </wp:inline>
              </w:drawing>
            </w:r>
          </w:p>
        </w:tc>
        <w:tc>
          <w:tcPr>
            <w:tcW w:w="4604" w:type="pct"/>
          </w:tcPr>
          <w:p w14:paraId="4946D78E" w14:textId="3121C7D5" w:rsidR="00A32D9D" w:rsidRDefault="00A32D9D" w:rsidP="00A32D9D">
            <w:pPr>
              <w:ind w:left="0" w:firstLine="0"/>
              <w:cnfStyle w:val="000000000000" w:firstRow="0" w:lastRow="0" w:firstColumn="0" w:lastColumn="0" w:oddVBand="0" w:evenVBand="0" w:oddHBand="0" w:evenHBand="0" w:firstRowFirstColumn="0" w:firstRowLastColumn="0" w:lastRowFirstColumn="0" w:lastRowLastColumn="0"/>
            </w:pPr>
            <w:r w:rsidRPr="00A32D9D">
              <w:t xml:space="preserve">Vous êtes abonné au dossier et il n'y a </w:t>
            </w:r>
            <w:r>
              <w:t>pas</w:t>
            </w:r>
            <w:r w:rsidRPr="00A32D9D">
              <w:t xml:space="preserve"> de sous-dossiers</w:t>
            </w:r>
          </w:p>
        </w:tc>
      </w:tr>
      <w:tr w:rsidR="00A32D9D" w14:paraId="2A055DE6"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466F6B83" w14:textId="77777777" w:rsidR="00A32D9D" w:rsidRDefault="00A32D9D" w:rsidP="00F11A4D">
            <w:pPr>
              <w:ind w:left="0" w:firstLine="0"/>
            </w:pPr>
            <w:r>
              <w:rPr>
                <w:noProof/>
              </w:rPr>
              <w:drawing>
                <wp:inline distT="0" distB="0" distL="0" distR="0" wp14:anchorId="39CE30B0" wp14:editId="362E91F3">
                  <wp:extent cx="259200" cy="216000"/>
                  <wp:effectExtent l="0" t="0" r="762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9200" cy="216000"/>
                          </a:xfrm>
                          <a:prstGeom prst="rect">
                            <a:avLst/>
                          </a:prstGeom>
                        </pic:spPr>
                      </pic:pic>
                    </a:graphicData>
                  </a:graphic>
                </wp:inline>
              </w:drawing>
            </w:r>
          </w:p>
        </w:tc>
        <w:tc>
          <w:tcPr>
            <w:tcW w:w="4604" w:type="pct"/>
          </w:tcPr>
          <w:p w14:paraId="3B7C48E5" w14:textId="650B818E"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et il contient des sous-dossiers</w:t>
            </w:r>
          </w:p>
        </w:tc>
      </w:tr>
      <w:tr w:rsidR="00A32D9D" w14:paraId="7EF78827"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2AEFF8D4" w14:textId="77777777" w:rsidR="00A32D9D" w:rsidRDefault="00A32D9D" w:rsidP="00F11A4D">
            <w:pPr>
              <w:ind w:left="0" w:firstLine="0"/>
            </w:pPr>
            <w:r>
              <w:rPr>
                <w:noProof/>
              </w:rPr>
              <w:drawing>
                <wp:inline distT="0" distB="0" distL="0" distR="0" wp14:anchorId="33A1F217" wp14:editId="66D13BE3">
                  <wp:extent cx="270000" cy="2160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0000" cy="216000"/>
                          </a:xfrm>
                          <a:prstGeom prst="rect">
                            <a:avLst/>
                          </a:prstGeom>
                        </pic:spPr>
                      </pic:pic>
                    </a:graphicData>
                  </a:graphic>
                </wp:inline>
              </w:drawing>
            </w:r>
          </w:p>
        </w:tc>
        <w:tc>
          <w:tcPr>
            <w:tcW w:w="4604" w:type="pct"/>
          </w:tcPr>
          <w:p w14:paraId="5329A04D"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il ne contient pas de sous-dossiers et est en lecture seule</w:t>
            </w:r>
          </w:p>
        </w:tc>
      </w:tr>
      <w:tr w:rsidR="00A32D9D" w14:paraId="53B77A7F" w14:textId="77777777" w:rsidTr="00A32D9D">
        <w:tc>
          <w:tcPr>
            <w:cnfStyle w:val="001000000000" w:firstRow="0" w:lastRow="0" w:firstColumn="1" w:lastColumn="0" w:oddVBand="0" w:evenVBand="0" w:oddHBand="0" w:evenHBand="0" w:firstRowFirstColumn="0" w:firstRowLastColumn="0" w:lastRowFirstColumn="0" w:lastRowLastColumn="0"/>
            <w:tcW w:w="396" w:type="pct"/>
          </w:tcPr>
          <w:p w14:paraId="792F4CBB" w14:textId="77777777" w:rsidR="00A32D9D" w:rsidRDefault="00A32D9D" w:rsidP="00F11A4D">
            <w:pPr>
              <w:ind w:left="0" w:firstLine="0"/>
            </w:pPr>
            <w:r>
              <w:rPr>
                <w:noProof/>
              </w:rPr>
              <w:drawing>
                <wp:inline distT="0" distB="0" distL="0" distR="0" wp14:anchorId="03F36403" wp14:editId="2B5073D3">
                  <wp:extent cx="258146" cy="216000"/>
                  <wp:effectExtent l="0" t="0" r="889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8146" cy="216000"/>
                          </a:xfrm>
                          <a:prstGeom prst="rect">
                            <a:avLst/>
                          </a:prstGeom>
                        </pic:spPr>
                      </pic:pic>
                    </a:graphicData>
                  </a:graphic>
                </wp:inline>
              </w:drawing>
            </w:r>
          </w:p>
        </w:tc>
        <w:tc>
          <w:tcPr>
            <w:tcW w:w="4604" w:type="pct"/>
          </w:tcPr>
          <w:p w14:paraId="269F98D9" w14:textId="77777777" w:rsidR="00A32D9D" w:rsidRDefault="00A32D9D" w:rsidP="00F11A4D">
            <w:pPr>
              <w:ind w:left="0" w:firstLine="0"/>
              <w:cnfStyle w:val="000000000000" w:firstRow="0" w:lastRow="0" w:firstColumn="0" w:lastColumn="0" w:oddVBand="0" w:evenVBand="0" w:oddHBand="0" w:evenHBand="0" w:firstRowFirstColumn="0" w:firstRowLastColumn="0" w:lastRowFirstColumn="0" w:lastRowLastColumn="0"/>
            </w:pPr>
            <w:r w:rsidRPr="00A32D9D">
              <w:t>Vous êtes abonné au dossier, il contient des sous-dossiers et est en lecture seule</w:t>
            </w:r>
          </w:p>
        </w:tc>
      </w:tr>
    </w:tbl>
    <w:p w14:paraId="40E346C8" w14:textId="77777777" w:rsidR="00A32D9D" w:rsidRDefault="00A32D9D" w:rsidP="00A32D9D"/>
    <w:p w14:paraId="0242FA92" w14:textId="57692C48" w:rsidR="00597661" w:rsidRDefault="00597661" w:rsidP="00597661">
      <w:pPr>
        <w:pStyle w:val="Titre7"/>
      </w:pPr>
      <w:r>
        <w:t>Remarque :</w:t>
      </w:r>
    </w:p>
    <w:p w14:paraId="78D4B173" w14:textId="6C9FC03C" w:rsidR="00597661" w:rsidRDefault="00597661" w:rsidP="00A32D9D">
      <w:r>
        <w:t xml:space="preserve">Un </w:t>
      </w:r>
      <w:r w:rsidR="00020DEA">
        <w:t>Utilisateur au sein de l’ARSM</w:t>
      </w:r>
      <w:r w:rsidR="0016478A">
        <w:t xml:space="preserve"> </w:t>
      </w:r>
      <w:r>
        <w:t>peut s’</w:t>
      </w:r>
      <w:r w:rsidRPr="00597661">
        <w:t xml:space="preserve">abonner sur n'importe quel type de </w:t>
      </w:r>
      <w:r>
        <w:t>document ou de dossier</w:t>
      </w:r>
      <w:r w:rsidRPr="00597661">
        <w:t xml:space="preserve">. </w:t>
      </w:r>
      <w:r>
        <w:t>Cela implique que dernier sera</w:t>
      </w:r>
      <w:r w:rsidRPr="00597661">
        <w:t xml:space="preserve"> averti par courrier électronique de tout changement </w:t>
      </w:r>
      <w:r>
        <w:t>effectué sur</w:t>
      </w:r>
      <w:r w:rsidRPr="00597661">
        <w:t xml:space="preserve"> </w:t>
      </w:r>
      <w:r>
        <w:t>cet élément : changement de chemin, renommage, suppression, etc.</w:t>
      </w:r>
    </w:p>
    <w:p w14:paraId="12A88D2E" w14:textId="77777777" w:rsidR="00597661" w:rsidRDefault="00597661" w:rsidP="00A32D9D"/>
    <w:p w14:paraId="3BDB35CE" w14:textId="77777777" w:rsidR="007D4137" w:rsidRDefault="00A32D9D" w:rsidP="00A32D9D">
      <w:pPr>
        <w:pStyle w:val="Titre6"/>
      </w:pPr>
      <w:r>
        <w:t>Corbeille</w:t>
      </w:r>
    </w:p>
    <w:p w14:paraId="5DBD9EBB" w14:textId="2B16056C" w:rsidR="0087741E" w:rsidRDefault="008F5599" w:rsidP="008F5599">
      <w:r>
        <w:t xml:space="preserve">Les fichiers et dossiers supprimés sont stockés dans la Corbeille afin de pouvoir les récupérer si leur suppression était accidentelle. La Corbeille, ainsi que les fichiers qui s'y trouvent, sont personnels </w:t>
      </w:r>
      <w:r w:rsidR="008765D8">
        <w:t>à chaque utilisateur du système.</w:t>
      </w:r>
    </w:p>
    <w:p w14:paraId="63ABEFB5" w14:textId="12A276F6" w:rsidR="008F5599" w:rsidRDefault="008765D8" w:rsidP="008F5599">
      <w:r>
        <w:t xml:space="preserve">En effectuant un </w:t>
      </w:r>
      <w:r w:rsidRPr="00196F11">
        <w:rPr>
          <w:i/>
        </w:rPr>
        <w:t>clic droit sur l’élément ciblé</w:t>
      </w:r>
      <w:r w:rsidR="0087741E">
        <w:t xml:space="preserve"> dans le navigateur de documents</w:t>
      </w:r>
      <w:r>
        <w:t>, l’utilisateur peut ainsi</w:t>
      </w:r>
      <w:r w:rsidR="0087741E">
        <w:t xml:space="preserve"> restaurer l’élément en question.</w:t>
      </w:r>
    </w:p>
    <w:p w14:paraId="04C1D572" w14:textId="77777777" w:rsidR="00196F11" w:rsidRDefault="0087741E" w:rsidP="00196F11">
      <w:pPr>
        <w:ind w:left="35" w:firstLine="0"/>
      </w:pPr>
      <w:r>
        <w:t xml:space="preserve">En effectuant un </w:t>
      </w:r>
      <w:r w:rsidRPr="00196F11">
        <w:rPr>
          <w:i/>
        </w:rPr>
        <w:t>clic droit sur l</w:t>
      </w:r>
      <w:r w:rsidR="00196F11" w:rsidRPr="00196F11">
        <w:rPr>
          <w:i/>
        </w:rPr>
        <w:t>e dossier</w:t>
      </w:r>
      <w:r w:rsidRPr="00196F11">
        <w:rPr>
          <w:i/>
        </w:rPr>
        <w:t xml:space="preserve"> dans le </w:t>
      </w:r>
      <w:r w:rsidR="00196F11" w:rsidRPr="00196F11">
        <w:rPr>
          <w:i/>
        </w:rPr>
        <w:t>panneau de navigation</w:t>
      </w:r>
      <w:r>
        <w:t>, l’utilisateur peut</w:t>
      </w:r>
      <w:r w:rsidR="00196F11">
        <w:t> :</w:t>
      </w:r>
    </w:p>
    <w:p w14:paraId="5617E4B8" w14:textId="2507C05E" w:rsidR="008F5599" w:rsidRDefault="00EF2EA1" w:rsidP="00AC22E1">
      <w:pPr>
        <w:pStyle w:val="Paragraphedeliste"/>
        <w:numPr>
          <w:ilvl w:val="0"/>
          <w:numId w:val="12"/>
        </w:numPr>
      </w:pPr>
      <w:r>
        <w:t xml:space="preserve">soit restaurer les éléments du dossier, </w:t>
      </w:r>
    </w:p>
    <w:p w14:paraId="2EAE42C2" w14:textId="7D205607" w:rsidR="0016478A" w:rsidRDefault="00EF2EA1" w:rsidP="00AC22E1">
      <w:pPr>
        <w:pStyle w:val="Paragraphedeliste"/>
        <w:numPr>
          <w:ilvl w:val="0"/>
          <w:numId w:val="12"/>
        </w:numPr>
      </w:pPr>
      <w:r>
        <w:t>soit purger le dossier,</w:t>
      </w:r>
    </w:p>
    <w:p w14:paraId="52899903" w14:textId="7464C02C" w:rsidR="00654E5D" w:rsidRPr="00654E5D" w:rsidRDefault="00EF2EA1" w:rsidP="00AC22E1">
      <w:pPr>
        <w:pStyle w:val="Paragraphedeliste"/>
        <w:numPr>
          <w:ilvl w:val="0"/>
          <w:numId w:val="12"/>
        </w:numPr>
      </w:pPr>
      <w:r>
        <w:t>soit vider la corbeille.</w:t>
      </w:r>
    </w:p>
    <w:p w14:paraId="03BFDBF0" w14:textId="77777777" w:rsidR="00A32D9D" w:rsidRPr="00A32D9D" w:rsidRDefault="00A32D9D" w:rsidP="00DB1689">
      <w:pPr>
        <w:rPr>
          <w:lang w:val="en-US"/>
        </w:rPr>
      </w:pPr>
    </w:p>
    <w:p w14:paraId="7265437A" w14:textId="77777777" w:rsidR="00DB1689" w:rsidRDefault="00DB1689" w:rsidP="00002D92">
      <w:pPr>
        <w:pStyle w:val="Titre5"/>
      </w:pPr>
      <w:r>
        <w:t xml:space="preserve">Le </w:t>
      </w:r>
      <w:r w:rsidRPr="00B14A3E">
        <w:t>navigateur</w:t>
      </w:r>
      <w:r>
        <w:t xml:space="preserve"> de documents</w:t>
      </w:r>
    </w:p>
    <w:p w14:paraId="31DA8F7D" w14:textId="77777777" w:rsidR="005C54A7" w:rsidRDefault="00A60F91" w:rsidP="005C54A7">
      <w:r>
        <w:t>L’élément sélectionné dans le panneau de</w:t>
      </w:r>
      <w:r w:rsidRPr="00A60F91">
        <w:t xml:space="preserve"> navigat</w:t>
      </w:r>
      <w:r>
        <w:t>ion</w:t>
      </w:r>
      <w:r w:rsidRPr="00A60F91">
        <w:t xml:space="preserve"> détermine le contenu affiché dans le navigateur</w:t>
      </w:r>
      <w:r>
        <w:t xml:space="preserve"> de documents</w:t>
      </w:r>
      <w:r w:rsidR="005C54A7">
        <w:t>.</w:t>
      </w:r>
    </w:p>
    <w:p w14:paraId="28BF851B" w14:textId="77777777" w:rsidR="005C54A7" w:rsidRDefault="005C54A7" w:rsidP="005C54A7"/>
    <w:p w14:paraId="5662165A" w14:textId="77777777" w:rsidR="005C54A7" w:rsidRDefault="005C54A7" w:rsidP="005C54A7">
      <w:r>
        <w:t>Par défaut, le tableau du navigateur affiche les colonnes :</w:t>
      </w:r>
    </w:p>
    <w:p w14:paraId="0C0067B8" w14:textId="67CF438E" w:rsidR="005C54A7" w:rsidRDefault="00EF2EA1" w:rsidP="00AC22E1">
      <w:pPr>
        <w:pStyle w:val="Paragraphedeliste"/>
        <w:numPr>
          <w:ilvl w:val="0"/>
          <w:numId w:val="12"/>
        </w:numPr>
      </w:pPr>
      <w:r>
        <w:t xml:space="preserve">état </w:t>
      </w:r>
      <w:r w:rsidR="005C54A7">
        <w:t xml:space="preserve">(les icônes affichent </w:t>
      </w:r>
      <w:r w:rsidR="00FB46CA">
        <w:t xml:space="preserve">le statut </w:t>
      </w:r>
      <w:r w:rsidR="005C54A7">
        <w:t xml:space="preserve">de l’élément, par exemple si le </w:t>
      </w:r>
      <w:r w:rsidR="00597661">
        <w:t xml:space="preserve">l’élément </w:t>
      </w:r>
      <w:r w:rsidR="005C54A7">
        <w:t>est verrouillé, l'icône Verrouiller s'affiche),</w:t>
      </w:r>
    </w:p>
    <w:p w14:paraId="0697BC56" w14:textId="4FE7536A" w:rsidR="005C54A7" w:rsidRDefault="00EF2EA1" w:rsidP="00AC22E1">
      <w:pPr>
        <w:pStyle w:val="Paragraphedeliste"/>
        <w:numPr>
          <w:ilvl w:val="0"/>
          <w:numId w:val="12"/>
        </w:numPr>
      </w:pPr>
      <w:r>
        <w:t xml:space="preserve">case </w:t>
      </w:r>
      <w:r w:rsidR="005C54A7">
        <w:t>à cocher (pour appliquer des actions sur plusieurs éléments en même temps),</w:t>
      </w:r>
    </w:p>
    <w:p w14:paraId="0620F574" w14:textId="2630DAD5" w:rsidR="005C54A7" w:rsidRDefault="00EF2EA1" w:rsidP="00AC22E1">
      <w:pPr>
        <w:pStyle w:val="Paragraphedeliste"/>
        <w:numPr>
          <w:ilvl w:val="0"/>
          <w:numId w:val="12"/>
        </w:numPr>
      </w:pPr>
      <w:r>
        <w:t xml:space="preserve">icône </w:t>
      </w:r>
      <w:r w:rsidR="005C54A7">
        <w:t>indiquant le type de l’élément,</w:t>
      </w:r>
    </w:p>
    <w:p w14:paraId="39751E2F" w14:textId="5E365E88" w:rsidR="005C54A7" w:rsidRDefault="00EF2EA1" w:rsidP="00AC22E1">
      <w:pPr>
        <w:pStyle w:val="Paragraphedeliste"/>
        <w:numPr>
          <w:ilvl w:val="0"/>
          <w:numId w:val="12"/>
        </w:numPr>
      </w:pPr>
      <w:r>
        <w:lastRenderedPageBreak/>
        <w:t xml:space="preserve">nom </w:t>
      </w:r>
      <w:r w:rsidR="005C54A7">
        <w:t>de l’élément,</w:t>
      </w:r>
    </w:p>
    <w:p w14:paraId="5D13D002" w14:textId="594A8E29" w:rsidR="005C54A7" w:rsidRDefault="00EF2EA1" w:rsidP="00AC22E1">
      <w:pPr>
        <w:pStyle w:val="Paragraphedeliste"/>
        <w:numPr>
          <w:ilvl w:val="0"/>
          <w:numId w:val="12"/>
        </w:numPr>
      </w:pPr>
      <w:r>
        <w:t>taille</w:t>
      </w:r>
      <w:r w:rsidR="005C54A7">
        <w:t>,</w:t>
      </w:r>
    </w:p>
    <w:p w14:paraId="5C1FBBE2" w14:textId="2B33F6A5" w:rsidR="005C54A7" w:rsidRDefault="00EF2EA1" w:rsidP="00AC22E1">
      <w:pPr>
        <w:pStyle w:val="Paragraphedeliste"/>
        <w:numPr>
          <w:ilvl w:val="0"/>
          <w:numId w:val="12"/>
        </w:numPr>
      </w:pPr>
      <w:r>
        <w:t xml:space="preserve">date </w:t>
      </w:r>
      <w:r w:rsidR="005C54A7">
        <w:t>de modification,</w:t>
      </w:r>
    </w:p>
    <w:p w14:paraId="4877C12A" w14:textId="1000F4E0" w:rsidR="005C54A7" w:rsidRDefault="00EF2EA1" w:rsidP="00AC22E1">
      <w:pPr>
        <w:pStyle w:val="Paragraphedeliste"/>
        <w:numPr>
          <w:ilvl w:val="0"/>
          <w:numId w:val="12"/>
        </w:numPr>
      </w:pPr>
      <w:r>
        <w:t>auteur</w:t>
      </w:r>
      <w:r w:rsidR="005C54A7">
        <w:t>.</w:t>
      </w:r>
    </w:p>
    <w:p w14:paraId="353A4FF6" w14:textId="5E6C1D75" w:rsidR="00DB1689" w:rsidRDefault="00EF2EA1" w:rsidP="00AC22E1">
      <w:pPr>
        <w:pStyle w:val="Paragraphedeliste"/>
        <w:numPr>
          <w:ilvl w:val="0"/>
          <w:numId w:val="12"/>
        </w:numPr>
      </w:pPr>
      <w:r>
        <w:t xml:space="preserve">version </w:t>
      </w:r>
      <w:r w:rsidR="005C54A7">
        <w:t>(uniquement pour les documents).</w:t>
      </w:r>
    </w:p>
    <w:p w14:paraId="191A52D5" w14:textId="77777777" w:rsidR="00211DEC" w:rsidRDefault="00211DEC" w:rsidP="00DB1689">
      <w:pPr>
        <w:ind w:left="0" w:firstLine="0"/>
        <w:jc w:val="left"/>
      </w:pPr>
    </w:p>
    <w:p w14:paraId="21E86D47" w14:textId="77777777" w:rsidR="005C54A7" w:rsidRDefault="005C54A7" w:rsidP="005C54A7">
      <w:r w:rsidRPr="005C54A7">
        <w:t xml:space="preserve">Lorsque </w:t>
      </w:r>
      <w:r>
        <w:t>l’utilisateur fait</w:t>
      </w:r>
      <w:r w:rsidRPr="005C54A7">
        <w:t xml:space="preserve"> un clic droit sur </w:t>
      </w:r>
      <w:r>
        <w:t>un élément, un menu contextuel s'affiche</w:t>
      </w:r>
      <w:r w:rsidRPr="005C54A7">
        <w:t xml:space="preserve">. </w:t>
      </w:r>
      <w:r>
        <w:t>L</w:t>
      </w:r>
      <w:r w:rsidRPr="005C54A7">
        <w:t>es options de menu</w:t>
      </w:r>
      <w:r>
        <w:t xml:space="preserve"> sont distinctes selon le type d’élément </w:t>
      </w:r>
      <w:r w:rsidRPr="005C54A7">
        <w:t>sélectionné et la combinaison de panneaux de pile visible.</w:t>
      </w:r>
    </w:p>
    <w:p w14:paraId="159AF8AA" w14:textId="77777777" w:rsidR="00001E61" w:rsidRDefault="00001E61" w:rsidP="005C54A7"/>
    <w:p w14:paraId="283D20DD" w14:textId="77777777" w:rsidR="005C54A7" w:rsidRDefault="00E31849" w:rsidP="005C54A7">
      <w:r>
        <w:t xml:space="preserve">Cela est </w:t>
      </w:r>
      <w:r w:rsidR="005C54A7">
        <w:t>illustré ci-après :</w:t>
      </w:r>
    </w:p>
    <w:p w14:paraId="4C2290B5" w14:textId="79D0A22E" w:rsidR="00624960" w:rsidRDefault="007D7F8F" w:rsidP="00624960">
      <w:pPr>
        <w:keepNext/>
        <w:jc w:val="center"/>
      </w:pPr>
      <w:r>
        <w:rPr>
          <w:noProof/>
        </w:rPr>
        <w:drawing>
          <wp:inline distT="0" distB="0" distL="0" distR="0" wp14:anchorId="53EAB805" wp14:editId="7A548DF3">
            <wp:extent cx="5599625" cy="255600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9625" cy="2556000"/>
                    </a:xfrm>
                    <a:prstGeom prst="rect">
                      <a:avLst/>
                    </a:prstGeom>
                  </pic:spPr>
                </pic:pic>
              </a:graphicData>
            </a:graphic>
          </wp:inline>
        </w:drawing>
      </w:r>
    </w:p>
    <w:p w14:paraId="65164219" w14:textId="1D16E217" w:rsidR="005C54A7" w:rsidRDefault="00624960" w:rsidP="00624960">
      <w:pPr>
        <w:pStyle w:val="Lgende"/>
      </w:pPr>
      <w:bookmarkStart w:id="2108" w:name="_Toc67063145"/>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09" w:author="Heritiana" w:date="2021-03-19T16:17:00Z">
        <w:r w:rsidR="006048F2">
          <w:rPr>
            <w:noProof/>
          </w:rPr>
          <w:t>34</w:t>
        </w:r>
      </w:ins>
      <w:ins w:id="2110" w:author="ADMIN" w:date="2021-03-15T16:10:00Z">
        <w:del w:id="2111" w:author="Heritiana" w:date="2021-03-19T16:02:00Z">
          <w:r w:rsidR="00164A93" w:rsidDel="007E6FB2">
            <w:rPr>
              <w:noProof/>
            </w:rPr>
            <w:delText>35</w:delText>
          </w:r>
        </w:del>
      </w:ins>
      <w:ins w:id="2112" w:author="Michael LABARRE" w:date="2021-03-12T20:12:00Z">
        <w:del w:id="2113" w:author="Heritiana" w:date="2021-03-19T16:02:00Z">
          <w:r w:rsidR="00E26CAC" w:rsidDel="007E6FB2">
            <w:rPr>
              <w:noProof/>
            </w:rPr>
            <w:delText>30</w:delText>
          </w:r>
        </w:del>
      </w:ins>
      <w:del w:id="2114" w:author="Heritiana" w:date="2021-03-19T16:02:00Z">
        <w:r w:rsidR="00E9322C" w:rsidDel="007E6FB2">
          <w:rPr>
            <w:noProof/>
          </w:rPr>
          <w:delText>17</w:delText>
        </w:r>
      </w:del>
      <w:r w:rsidR="003E6EDF">
        <w:rPr>
          <w:noProof/>
        </w:rPr>
        <w:fldChar w:fldCharType="end"/>
      </w:r>
      <w:r>
        <w:t>: Clic droit sur des documents / dossiers appartenant à la taxonomie</w:t>
      </w:r>
      <w:bookmarkEnd w:id="2108"/>
    </w:p>
    <w:p w14:paraId="474E6AE4" w14:textId="77777777" w:rsidR="00E31849" w:rsidRDefault="00E31849" w:rsidP="00E31849">
      <w:pPr>
        <w:ind w:left="0" w:firstLine="0"/>
        <w:jc w:val="left"/>
      </w:pPr>
    </w:p>
    <w:p w14:paraId="26679415" w14:textId="0383B0AE" w:rsidR="00E31849" w:rsidRDefault="00001E61" w:rsidP="00E31849">
      <w:r>
        <w:t>L’utilisateur</w:t>
      </w:r>
      <w:r w:rsidR="00E31849">
        <w:t xml:space="preserve"> peut </w:t>
      </w:r>
      <w:r>
        <w:t xml:space="preserve">aussi </w:t>
      </w:r>
      <w:r w:rsidR="00E31849">
        <w:t>effectuer des actions sur plusieurs éléments en même temps. En effet, il y a une case à cocher dans chaque ligne pour sélectionner l’élément. L'</w:t>
      </w:r>
      <w:r w:rsidR="00E31849" w:rsidRPr="00E31849">
        <w:t xml:space="preserve">icône Massive </w:t>
      </w:r>
      <w:r w:rsidR="00E31849">
        <w:t>(</w:t>
      </w:r>
      <w:r w:rsidR="00E31849">
        <w:rPr>
          <w:noProof/>
        </w:rPr>
        <w:drawing>
          <wp:inline distT="0" distB="0" distL="0" distR="0" wp14:anchorId="7BE562B0" wp14:editId="2A07E8C2">
            <wp:extent cx="304800" cy="15240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3225" t="19232" b="19230"/>
                    <a:stretch/>
                  </pic:blipFill>
                  <pic:spPr bwMode="auto">
                    <a:xfrm>
                      <a:off x="0" y="0"/>
                      <a:ext cx="304800" cy="152400"/>
                    </a:xfrm>
                    <a:prstGeom prst="rect">
                      <a:avLst/>
                    </a:prstGeom>
                    <a:ln>
                      <a:noFill/>
                    </a:ln>
                    <a:extLst>
                      <a:ext uri="{53640926-AAD7-44D8-BBD7-CCE9431645EC}">
                        <a14:shadowObscured xmlns:a14="http://schemas.microsoft.com/office/drawing/2010/main"/>
                      </a:ext>
                    </a:extLst>
                  </pic:spPr>
                </pic:pic>
              </a:graphicData>
            </a:graphic>
          </wp:inline>
        </w:drawing>
      </w:r>
      <w:r w:rsidR="00E31849">
        <w:t>)</w:t>
      </w:r>
      <w:r w:rsidR="00B47E12">
        <w:t xml:space="preserve"> </w:t>
      </w:r>
      <w:r w:rsidR="00E31849" w:rsidRPr="00E31849">
        <w:t>affiche un menu contextuel pour effectuer</w:t>
      </w:r>
      <w:r w:rsidR="00E31849">
        <w:t xml:space="preserve"> des actions rapides. Cela est illustré avec l’image suivante :</w:t>
      </w:r>
    </w:p>
    <w:p w14:paraId="6EA8A8A4" w14:textId="77777777" w:rsidR="00624960" w:rsidRDefault="00E31849" w:rsidP="00624960">
      <w:pPr>
        <w:keepNext/>
        <w:jc w:val="center"/>
      </w:pPr>
      <w:r>
        <w:rPr>
          <w:noProof/>
        </w:rPr>
        <w:drawing>
          <wp:inline distT="0" distB="0" distL="0" distR="0" wp14:anchorId="0C7926D5" wp14:editId="1ED37061">
            <wp:extent cx="3400425" cy="1676400"/>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00425" cy="1676400"/>
                    </a:xfrm>
                    <a:prstGeom prst="rect">
                      <a:avLst/>
                    </a:prstGeom>
                  </pic:spPr>
                </pic:pic>
              </a:graphicData>
            </a:graphic>
          </wp:inline>
        </w:drawing>
      </w:r>
    </w:p>
    <w:p w14:paraId="575A9290" w14:textId="090F18AD" w:rsidR="00E31849" w:rsidRDefault="00624960" w:rsidP="00624960">
      <w:pPr>
        <w:pStyle w:val="Lgende"/>
      </w:pPr>
      <w:bookmarkStart w:id="2115" w:name="_Toc67063146"/>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16" w:author="Heritiana" w:date="2021-03-19T16:17:00Z">
        <w:r w:rsidR="006048F2">
          <w:rPr>
            <w:noProof/>
          </w:rPr>
          <w:t>35</w:t>
        </w:r>
      </w:ins>
      <w:ins w:id="2117" w:author="ADMIN" w:date="2021-03-15T16:10:00Z">
        <w:del w:id="2118" w:author="Heritiana" w:date="2021-03-19T16:02:00Z">
          <w:r w:rsidR="00164A93" w:rsidDel="007E6FB2">
            <w:rPr>
              <w:noProof/>
            </w:rPr>
            <w:delText>36</w:delText>
          </w:r>
        </w:del>
      </w:ins>
      <w:ins w:id="2119" w:author="Michael LABARRE" w:date="2021-03-12T20:12:00Z">
        <w:del w:id="2120" w:author="Heritiana" w:date="2021-03-19T16:02:00Z">
          <w:r w:rsidR="00E26CAC" w:rsidDel="007E6FB2">
            <w:rPr>
              <w:noProof/>
            </w:rPr>
            <w:delText>31</w:delText>
          </w:r>
        </w:del>
      </w:ins>
      <w:del w:id="2121" w:author="Heritiana" w:date="2021-03-19T16:02:00Z">
        <w:r w:rsidR="00E9322C" w:rsidDel="007E6FB2">
          <w:rPr>
            <w:noProof/>
          </w:rPr>
          <w:delText>18</w:delText>
        </w:r>
      </w:del>
      <w:r w:rsidR="003E6EDF">
        <w:rPr>
          <w:noProof/>
        </w:rPr>
        <w:fldChar w:fldCharType="end"/>
      </w:r>
      <w:r>
        <w:t>: Action massive sur le navigateur de documents</w:t>
      </w:r>
      <w:bookmarkEnd w:id="2115"/>
    </w:p>
    <w:p w14:paraId="48B5893C" w14:textId="77777777" w:rsidR="000F69B4" w:rsidRDefault="000F69B4" w:rsidP="00E31849"/>
    <w:p w14:paraId="775EA45A" w14:textId="31E47AF3" w:rsidR="000F69B4" w:rsidRDefault="00FB46CA" w:rsidP="000F69B4">
      <w:r>
        <w:t>V</w:t>
      </w:r>
      <w:r w:rsidR="000F69B4">
        <w:t>oici les caractéristiques de la souris disponible pour tout utilisateur :</w:t>
      </w:r>
    </w:p>
    <w:p w14:paraId="04D3FD92" w14:textId="570E6FD0" w:rsidR="000F69B4" w:rsidRDefault="006740BE" w:rsidP="00AC22E1">
      <w:pPr>
        <w:pStyle w:val="Paragraphedeliste"/>
        <w:numPr>
          <w:ilvl w:val="0"/>
          <w:numId w:val="12"/>
        </w:numPr>
      </w:pPr>
      <w:r>
        <w:t>double-clic sur un élément de type dossier pour ouvrir le dossier,</w:t>
      </w:r>
    </w:p>
    <w:p w14:paraId="53B37AAB" w14:textId="578D48AA" w:rsidR="000F69B4" w:rsidRDefault="006740BE" w:rsidP="00AC22E1">
      <w:pPr>
        <w:pStyle w:val="Paragraphedeliste"/>
        <w:numPr>
          <w:ilvl w:val="0"/>
          <w:numId w:val="12"/>
        </w:numPr>
      </w:pPr>
      <w:r>
        <w:lastRenderedPageBreak/>
        <w:t>double-clic sur un élément de type document pour télécharger le document,</w:t>
      </w:r>
    </w:p>
    <w:p w14:paraId="2775C78B" w14:textId="7C6AA1A0" w:rsidR="000F69B4" w:rsidRDefault="006740BE" w:rsidP="00AC22E1">
      <w:pPr>
        <w:pStyle w:val="Paragraphedeliste"/>
        <w:numPr>
          <w:ilvl w:val="0"/>
          <w:numId w:val="12"/>
        </w:numPr>
      </w:pPr>
      <w:r>
        <w:t>un clic droit sur un élément affichera un menu contextuel.</w:t>
      </w:r>
    </w:p>
    <w:p w14:paraId="6C74D5AB" w14:textId="01C53095" w:rsidR="000F69B4" w:rsidRDefault="006740BE" w:rsidP="00AC22E1">
      <w:pPr>
        <w:pStyle w:val="Paragraphedeliste"/>
        <w:numPr>
          <w:ilvl w:val="0"/>
          <w:numId w:val="12"/>
        </w:numPr>
      </w:pPr>
      <w:r>
        <w:t>drag &amp; drop. il permet de faire glisser et déposer des éléments en maintenant le bouton gauche de la souris enfoncé et en déplaçant vers le lieu de destination.</w:t>
      </w:r>
    </w:p>
    <w:p w14:paraId="5935E779" w14:textId="77777777" w:rsidR="00E31849" w:rsidRDefault="00E31849" w:rsidP="00F11A4D"/>
    <w:p w14:paraId="1D5AA80B" w14:textId="77777777" w:rsidR="0032762B" w:rsidRDefault="0032762B" w:rsidP="0032762B">
      <w:r>
        <w:t>Par ailleurs, certains détails s’affichent aussi sur le navigateur de document, notamment :</w:t>
      </w:r>
    </w:p>
    <w:p w14:paraId="34F480D6" w14:textId="0EC6635C" w:rsidR="0032762B" w:rsidRDefault="006740BE" w:rsidP="00AC22E1">
      <w:pPr>
        <w:pStyle w:val="Paragraphedeliste"/>
        <w:numPr>
          <w:ilvl w:val="0"/>
          <w:numId w:val="12"/>
        </w:numPr>
      </w:pPr>
      <w:r>
        <w:t xml:space="preserve">la </w:t>
      </w:r>
      <w:r w:rsidR="0032762B">
        <w:t>« Pagination » indique le nombre d’éléments maximum que peut afficher le navigateur de documents.</w:t>
      </w:r>
    </w:p>
    <w:p w14:paraId="22FF5E2C" w14:textId="1FDA032E" w:rsidR="0032762B" w:rsidRDefault="006740BE" w:rsidP="00AC22E1">
      <w:pPr>
        <w:pStyle w:val="Paragraphedeliste"/>
        <w:numPr>
          <w:ilvl w:val="0"/>
          <w:numId w:val="12"/>
        </w:numPr>
      </w:pPr>
      <w:r>
        <w:t xml:space="preserve">le </w:t>
      </w:r>
      <w:r w:rsidR="0032762B">
        <w:t>« Total » indique le nombre de document</w:t>
      </w:r>
      <w:r w:rsidR="00842B83">
        <w:t>s</w:t>
      </w:r>
      <w:r w:rsidR="0032762B">
        <w:t xml:space="preserve"> et/ou de dossiers que le dossier parent contient.</w:t>
      </w:r>
    </w:p>
    <w:p w14:paraId="79481F60" w14:textId="71907DE6" w:rsidR="0032762B" w:rsidRDefault="006740BE" w:rsidP="00AC22E1">
      <w:pPr>
        <w:pStyle w:val="Paragraphedeliste"/>
        <w:numPr>
          <w:ilvl w:val="0"/>
          <w:numId w:val="12"/>
        </w:numPr>
      </w:pPr>
      <w:r>
        <w:t xml:space="preserve">le </w:t>
      </w:r>
      <w:r w:rsidR="0032762B">
        <w:t>« Tri ». Cette option permet de trier l’affichage des éléments par :</w:t>
      </w:r>
    </w:p>
    <w:p w14:paraId="2FC59971" w14:textId="2BEB2A67" w:rsidR="0032762B" w:rsidRDefault="006740BE" w:rsidP="00AC22E1">
      <w:pPr>
        <w:pStyle w:val="Paragraphedeliste"/>
        <w:numPr>
          <w:ilvl w:val="0"/>
          <w:numId w:val="18"/>
        </w:numPr>
      </w:pPr>
      <w:r>
        <w:t>type,</w:t>
      </w:r>
    </w:p>
    <w:p w14:paraId="4A9C5247" w14:textId="1E879611" w:rsidR="0032762B" w:rsidRDefault="006740BE" w:rsidP="00AC22E1">
      <w:pPr>
        <w:pStyle w:val="Paragraphedeliste"/>
        <w:numPr>
          <w:ilvl w:val="0"/>
          <w:numId w:val="18"/>
        </w:numPr>
      </w:pPr>
      <w:r>
        <w:t>nom,</w:t>
      </w:r>
    </w:p>
    <w:p w14:paraId="18657BD7" w14:textId="0AF2C310" w:rsidR="0032762B" w:rsidRDefault="006740BE" w:rsidP="00AC22E1">
      <w:pPr>
        <w:pStyle w:val="Paragraphedeliste"/>
        <w:numPr>
          <w:ilvl w:val="0"/>
          <w:numId w:val="18"/>
        </w:numPr>
      </w:pPr>
      <w:r>
        <w:t>taille,</w:t>
      </w:r>
    </w:p>
    <w:p w14:paraId="241FCE96" w14:textId="208553F1" w:rsidR="0032762B" w:rsidRDefault="006740BE" w:rsidP="00AC22E1">
      <w:pPr>
        <w:pStyle w:val="Paragraphedeliste"/>
        <w:numPr>
          <w:ilvl w:val="0"/>
          <w:numId w:val="18"/>
        </w:numPr>
      </w:pPr>
      <w:r>
        <w:t>date de modification,</w:t>
      </w:r>
    </w:p>
    <w:p w14:paraId="3D4269E6" w14:textId="45C155CB" w:rsidR="0032762B" w:rsidRDefault="006740BE" w:rsidP="00AC22E1">
      <w:pPr>
        <w:pStyle w:val="Paragraphedeliste"/>
        <w:numPr>
          <w:ilvl w:val="0"/>
          <w:numId w:val="18"/>
        </w:numPr>
      </w:pPr>
      <w:r>
        <w:t>auteur,</w:t>
      </w:r>
    </w:p>
    <w:p w14:paraId="7940CF42" w14:textId="5F5A963D" w:rsidR="0032762B" w:rsidRDefault="006740BE" w:rsidP="00AC22E1">
      <w:pPr>
        <w:pStyle w:val="Paragraphedeliste"/>
        <w:numPr>
          <w:ilvl w:val="0"/>
          <w:numId w:val="18"/>
        </w:numPr>
      </w:pPr>
      <w:r>
        <w:t>version.</w:t>
      </w:r>
    </w:p>
    <w:p w14:paraId="22A7D431" w14:textId="77777777" w:rsidR="0032762B" w:rsidRDefault="0032762B" w:rsidP="00F11A4D"/>
    <w:p w14:paraId="552B0F57" w14:textId="0249DE28" w:rsidR="00FB46CA" w:rsidRDefault="00FB46CA" w:rsidP="00F11A4D">
      <w:r>
        <w:t>D’autre part, les icônes situés à gauche des cases à cocher indiquent le statut des d</w:t>
      </w:r>
      <w:r w:rsidR="00347C91">
        <w:t>ocuments qui les correspondent comme le montre le tableau ci-après :</w:t>
      </w:r>
    </w:p>
    <w:tbl>
      <w:tblPr>
        <w:tblStyle w:val="TableauGrille1Clair"/>
        <w:tblW w:w="5000" w:type="pct"/>
        <w:tblLook w:val="04A0" w:firstRow="1" w:lastRow="0" w:firstColumn="1" w:lastColumn="0" w:noHBand="0" w:noVBand="1"/>
      </w:tblPr>
      <w:tblGrid>
        <w:gridCol w:w="714"/>
        <w:gridCol w:w="8302"/>
      </w:tblGrid>
      <w:tr w:rsidR="007B69FE" w14:paraId="5F83759D" w14:textId="77777777" w:rsidTr="00F54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39DC7A93" w14:textId="77777777" w:rsidR="007B69FE" w:rsidRDefault="007B69FE" w:rsidP="00F549D2">
            <w:pPr>
              <w:ind w:left="0" w:firstLine="0"/>
            </w:pPr>
            <w:r>
              <w:t>Icône</w:t>
            </w:r>
          </w:p>
        </w:tc>
        <w:tc>
          <w:tcPr>
            <w:tcW w:w="4604" w:type="pct"/>
          </w:tcPr>
          <w:p w14:paraId="5A573B1C" w14:textId="033139E3" w:rsidR="007B69FE" w:rsidRDefault="007B69FE" w:rsidP="007B69FE">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7B69FE" w14:paraId="05DB6C10" w14:textId="77777777" w:rsidTr="00F549D2">
        <w:tc>
          <w:tcPr>
            <w:cnfStyle w:val="001000000000" w:firstRow="0" w:lastRow="0" w:firstColumn="1" w:lastColumn="0" w:oddVBand="0" w:evenVBand="0" w:oddHBand="0" w:evenHBand="0" w:firstRowFirstColumn="0" w:firstRowLastColumn="0" w:lastRowFirstColumn="0" w:lastRowLastColumn="0"/>
            <w:tcW w:w="396" w:type="pct"/>
          </w:tcPr>
          <w:p w14:paraId="5143FD13" w14:textId="5612E841" w:rsidR="007B69FE" w:rsidRDefault="007B69FE" w:rsidP="00F549D2">
            <w:pPr>
              <w:ind w:left="0" w:firstLine="0"/>
            </w:pPr>
            <w:r>
              <w:rPr>
                <w:noProof/>
              </w:rPr>
              <w:drawing>
                <wp:inline distT="0" distB="0" distL="0" distR="0" wp14:anchorId="2E64DF3B" wp14:editId="6ED49733">
                  <wp:extent cx="209550" cy="2190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9550" cy="219075"/>
                          </a:xfrm>
                          <a:prstGeom prst="rect">
                            <a:avLst/>
                          </a:prstGeom>
                        </pic:spPr>
                      </pic:pic>
                    </a:graphicData>
                  </a:graphic>
                </wp:inline>
              </w:drawing>
            </w:r>
          </w:p>
        </w:tc>
        <w:tc>
          <w:tcPr>
            <w:tcW w:w="4604" w:type="pct"/>
          </w:tcPr>
          <w:p w14:paraId="3850911A" w14:textId="60F4EB42" w:rsidR="007B69FE" w:rsidRDefault="007B69FE" w:rsidP="007B69FE">
            <w:pPr>
              <w:ind w:left="0" w:firstLine="0"/>
              <w:cnfStyle w:val="000000000000" w:firstRow="0" w:lastRow="0" w:firstColumn="0" w:lastColumn="0" w:oddVBand="0" w:evenVBand="0" w:oddHBand="0" w:evenHBand="0" w:firstRowFirstColumn="0" w:firstRowLastColumn="0" w:lastRowFirstColumn="0" w:lastRowLastColumn="0"/>
            </w:pPr>
            <w:r>
              <w:t>Le document est verrouillé par un utilisateur (en cours de traitement)</w:t>
            </w:r>
          </w:p>
        </w:tc>
      </w:tr>
      <w:tr w:rsidR="007B69FE" w14:paraId="0255706C" w14:textId="77777777" w:rsidTr="00F549D2">
        <w:tc>
          <w:tcPr>
            <w:cnfStyle w:val="001000000000" w:firstRow="0" w:lastRow="0" w:firstColumn="1" w:lastColumn="0" w:oddVBand="0" w:evenVBand="0" w:oddHBand="0" w:evenHBand="0" w:firstRowFirstColumn="0" w:firstRowLastColumn="0" w:lastRowFirstColumn="0" w:lastRowLastColumn="0"/>
            <w:tcW w:w="396" w:type="pct"/>
          </w:tcPr>
          <w:p w14:paraId="4DCD5E94" w14:textId="41AFD82B" w:rsidR="007B69FE" w:rsidRDefault="007B69FE" w:rsidP="00F549D2">
            <w:pPr>
              <w:ind w:left="0" w:firstLine="0"/>
            </w:pPr>
            <w:r>
              <w:rPr>
                <w:noProof/>
              </w:rPr>
              <w:drawing>
                <wp:inline distT="0" distB="0" distL="0" distR="0" wp14:anchorId="1204AE1C" wp14:editId="58981C65">
                  <wp:extent cx="20955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9550" cy="228600"/>
                          </a:xfrm>
                          <a:prstGeom prst="rect">
                            <a:avLst/>
                          </a:prstGeom>
                        </pic:spPr>
                      </pic:pic>
                    </a:graphicData>
                  </a:graphic>
                </wp:inline>
              </w:drawing>
            </w:r>
          </w:p>
        </w:tc>
        <w:tc>
          <w:tcPr>
            <w:tcW w:w="4604" w:type="pct"/>
          </w:tcPr>
          <w:p w14:paraId="5AB23984" w14:textId="179F1497" w:rsidR="007B69FE" w:rsidRDefault="007B69FE" w:rsidP="00F549D2">
            <w:pPr>
              <w:ind w:left="0" w:firstLine="0"/>
              <w:cnfStyle w:val="000000000000" w:firstRow="0" w:lastRow="0" w:firstColumn="0" w:lastColumn="0" w:oddVBand="0" w:evenVBand="0" w:oddHBand="0" w:evenHBand="0" w:firstRowFirstColumn="0" w:firstRowLastColumn="0" w:lastRowFirstColumn="0" w:lastRowLastColumn="0"/>
            </w:pPr>
            <w:r>
              <w:t>Le document a été accepté ou refusé par un utilisateur au sein de l’ARSM</w:t>
            </w:r>
          </w:p>
        </w:tc>
      </w:tr>
      <w:tr w:rsidR="007B69FE" w14:paraId="6079AF26" w14:textId="77777777" w:rsidTr="00F549D2">
        <w:tc>
          <w:tcPr>
            <w:cnfStyle w:val="001000000000" w:firstRow="0" w:lastRow="0" w:firstColumn="1" w:lastColumn="0" w:oddVBand="0" w:evenVBand="0" w:oddHBand="0" w:evenHBand="0" w:firstRowFirstColumn="0" w:firstRowLastColumn="0" w:lastRowFirstColumn="0" w:lastRowLastColumn="0"/>
            <w:tcW w:w="396" w:type="pct"/>
          </w:tcPr>
          <w:p w14:paraId="19C0804C" w14:textId="275F31CE" w:rsidR="007B69FE" w:rsidRDefault="007B69FE" w:rsidP="00F549D2">
            <w:pPr>
              <w:ind w:left="0" w:firstLine="0"/>
            </w:pPr>
            <w:r>
              <w:rPr>
                <w:noProof/>
              </w:rPr>
              <w:drawing>
                <wp:inline distT="0" distB="0" distL="0" distR="0" wp14:anchorId="0A06617D" wp14:editId="31D6ADFC">
                  <wp:extent cx="200025" cy="1809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0025" cy="180975"/>
                          </a:xfrm>
                          <a:prstGeom prst="rect">
                            <a:avLst/>
                          </a:prstGeom>
                        </pic:spPr>
                      </pic:pic>
                    </a:graphicData>
                  </a:graphic>
                </wp:inline>
              </w:drawing>
            </w:r>
          </w:p>
        </w:tc>
        <w:tc>
          <w:tcPr>
            <w:tcW w:w="4604" w:type="pct"/>
          </w:tcPr>
          <w:p w14:paraId="0906AF24" w14:textId="0B6B3903" w:rsidR="007B69FE" w:rsidRDefault="007B69FE" w:rsidP="00F549D2">
            <w:pPr>
              <w:ind w:left="0" w:firstLine="0"/>
              <w:cnfStyle w:val="000000000000" w:firstRow="0" w:lastRow="0" w:firstColumn="0" w:lastColumn="0" w:oddVBand="0" w:evenVBand="0" w:oddHBand="0" w:evenHBand="0" w:firstRowFirstColumn="0" w:firstRowLastColumn="0" w:lastRowFirstColumn="0" w:lastRowLastColumn="0"/>
            </w:pPr>
            <w:r>
              <w:t>Le document contient une note / commentaire</w:t>
            </w:r>
          </w:p>
        </w:tc>
      </w:tr>
      <w:tr w:rsidR="007B69FE" w14:paraId="09CD1B8A" w14:textId="77777777" w:rsidTr="00F549D2">
        <w:tc>
          <w:tcPr>
            <w:cnfStyle w:val="001000000000" w:firstRow="0" w:lastRow="0" w:firstColumn="1" w:lastColumn="0" w:oddVBand="0" w:evenVBand="0" w:oddHBand="0" w:evenHBand="0" w:firstRowFirstColumn="0" w:firstRowLastColumn="0" w:lastRowFirstColumn="0" w:lastRowLastColumn="0"/>
            <w:tcW w:w="396" w:type="pct"/>
          </w:tcPr>
          <w:p w14:paraId="3219B4B6" w14:textId="75D6CA84" w:rsidR="007B69FE" w:rsidRDefault="007B69FE" w:rsidP="00F549D2">
            <w:pPr>
              <w:ind w:left="0" w:firstLine="0"/>
              <w:rPr>
                <w:noProof/>
                <w:lang w:val="en-US" w:eastAsia="en-US"/>
              </w:rPr>
            </w:pPr>
            <w:r>
              <w:rPr>
                <w:noProof/>
              </w:rPr>
              <w:drawing>
                <wp:inline distT="0" distB="0" distL="0" distR="0" wp14:anchorId="4C241985" wp14:editId="1FF3EEFE">
                  <wp:extent cx="219075" cy="2190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9075" cy="219075"/>
                          </a:xfrm>
                          <a:prstGeom prst="rect">
                            <a:avLst/>
                          </a:prstGeom>
                        </pic:spPr>
                      </pic:pic>
                    </a:graphicData>
                  </a:graphic>
                </wp:inline>
              </w:drawing>
            </w:r>
          </w:p>
        </w:tc>
        <w:tc>
          <w:tcPr>
            <w:tcW w:w="4604" w:type="pct"/>
          </w:tcPr>
          <w:p w14:paraId="1F36865B" w14:textId="2B76EE26" w:rsidR="007B69FE" w:rsidRDefault="007B69FE" w:rsidP="00F549D2">
            <w:pPr>
              <w:ind w:left="0" w:firstLine="0"/>
              <w:cnfStyle w:val="000000000000" w:firstRow="0" w:lastRow="0" w:firstColumn="0" w:lastColumn="0" w:oddVBand="0" w:evenVBand="0" w:oddHBand="0" w:evenHBand="0" w:firstRowFirstColumn="0" w:firstRowLastColumn="0" w:lastRowFirstColumn="0" w:lastRowLastColumn="0"/>
            </w:pPr>
            <w:r>
              <w:t>Le document possède des abonnés</w:t>
            </w:r>
          </w:p>
        </w:tc>
      </w:tr>
    </w:tbl>
    <w:p w14:paraId="1A50B485" w14:textId="77777777" w:rsidR="007B69FE" w:rsidRDefault="007B69FE" w:rsidP="00F11A4D"/>
    <w:p w14:paraId="0C9AFB47" w14:textId="01797FB9" w:rsidR="007B69FE" w:rsidRDefault="007B69FE" w:rsidP="001D53B3">
      <w:pPr>
        <w:pStyle w:val="Titre7"/>
      </w:pPr>
      <w:r>
        <w:t>Remarque :</w:t>
      </w:r>
    </w:p>
    <w:p w14:paraId="2D258A97" w14:textId="66DC651E" w:rsidR="007B69FE" w:rsidRDefault="00347C91" w:rsidP="00F11A4D">
      <w:r>
        <w:t>Un utilisateur au sein de l’ARSM peut déverrouiller un document, annulant ainsi son acceptation ou son refus.</w:t>
      </w:r>
    </w:p>
    <w:p w14:paraId="66954C16" w14:textId="77777777" w:rsidR="00FB46CA" w:rsidRDefault="00FB46CA" w:rsidP="00F11A4D"/>
    <w:p w14:paraId="03FDEB98" w14:textId="77777777" w:rsidR="00DB1689" w:rsidRDefault="00DB1689" w:rsidP="00002D92">
      <w:pPr>
        <w:pStyle w:val="Titre5"/>
      </w:pPr>
      <w:r>
        <w:t xml:space="preserve">Les </w:t>
      </w:r>
      <w:r w:rsidRPr="00B14A3E">
        <w:t xml:space="preserve">propriétés </w:t>
      </w:r>
    </w:p>
    <w:p w14:paraId="3F43E981" w14:textId="77777777" w:rsidR="00DB1689" w:rsidRDefault="00F11A4D" w:rsidP="00F11A4D">
      <w:r>
        <w:t xml:space="preserve">Le panneau des propriétés </w:t>
      </w:r>
      <w:r w:rsidRPr="00F11A4D">
        <w:t xml:space="preserve">affiche une collection d'onglets qui contient les propriétés ou fonctionnalités </w:t>
      </w:r>
      <w:r>
        <w:t>associé à l’élément sélectionné</w:t>
      </w:r>
      <w:r w:rsidRPr="00F11A4D">
        <w:t>.</w:t>
      </w:r>
    </w:p>
    <w:p w14:paraId="2B61D80D" w14:textId="77777777" w:rsidR="00F11A4D" w:rsidRDefault="00F11A4D" w:rsidP="00F11A4D"/>
    <w:p w14:paraId="63AA2A8F" w14:textId="77777777" w:rsidR="00F11A4D" w:rsidRDefault="00F11A4D" w:rsidP="00F11A4D">
      <w:pPr>
        <w:pStyle w:val="Titre7"/>
      </w:pPr>
      <w:r>
        <w:t>Elément type document</w:t>
      </w:r>
    </w:p>
    <w:tbl>
      <w:tblPr>
        <w:tblStyle w:val="TableauGrille1Clair"/>
        <w:tblW w:w="0" w:type="auto"/>
        <w:tblLook w:val="04A0" w:firstRow="1" w:lastRow="0" w:firstColumn="1" w:lastColumn="0" w:noHBand="0" w:noVBand="1"/>
      </w:tblPr>
      <w:tblGrid>
        <w:gridCol w:w="2547"/>
        <w:gridCol w:w="6469"/>
      </w:tblGrid>
      <w:tr w:rsidR="00F11A4D" w14:paraId="18505C0E" w14:textId="77777777" w:rsidTr="00F11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2FA6DD" w14:textId="77777777" w:rsidR="00F11A4D" w:rsidRDefault="00F11A4D" w:rsidP="00F11A4D">
            <w:pPr>
              <w:ind w:left="0" w:firstLine="0"/>
            </w:pPr>
            <w:r>
              <w:t>ONGLET</w:t>
            </w:r>
          </w:p>
        </w:tc>
        <w:tc>
          <w:tcPr>
            <w:tcW w:w="6469" w:type="dxa"/>
          </w:tcPr>
          <w:p w14:paraId="492129E0" w14:textId="77777777" w:rsidR="00F11A4D" w:rsidRDefault="00F11A4D" w:rsidP="00F11A4D">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F11A4D" w14:paraId="26339B9A"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5DE84B38" w14:textId="77777777" w:rsidR="00F11A4D" w:rsidRDefault="00F11A4D" w:rsidP="00F11A4D">
            <w:pPr>
              <w:ind w:left="0" w:firstLine="0"/>
            </w:pPr>
            <w:r w:rsidRPr="00F11A4D">
              <w:t>Propriétés</w:t>
            </w:r>
          </w:p>
        </w:tc>
        <w:tc>
          <w:tcPr>
            <w:tcW w:w="6469" w:type="dxa"/>
          </w:tcPr>
          <w:p w14:paraId="339A7DC9" w14:textId="77777777" w:rsidR="00F11A4D" w:rsidRDefault="00F11A4D" w:rsidP="00F11A4D">
            <w:pPr>
              <w:ind w:left="0" w:firstLine="0"/>
              <w:cnfStyle w:val="000000000000" w:firstRow="0" w:lastRow="0" w:firstColumn="0" w:lastColumn="0" w:oddVBand="0" w:evenVBand="0" w:oddHBand="0" w:evenHBand="0" w:firstRowFirstColumn="0" w:firstRowLastColumn="0" w:lastRowFirstColumn="0" w:lastRowLastColumn="0"/>
            </w:pPr>
            <w:r>
              <w:t>Cet onglet affiche :</w:t>
            </w:r>
          </w:p>
          <w:p w14:paraId="48D844B6" w14:textId="3A5CB749"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l</w:t>
            </w:r>
            <w:r w:rsidR="00F11A4D">
              <w:t xml:space="preserve">’UUID ou </w:t>
            </w:r>
            <w:r w:rsidR="00F11A4D" w:rsidRPr="00F11A4D">
              <w:t>identifiant universel unique</w:t>
            </w:r>
            <w:r w:rsidR="00F11A4D">
              <w:t xml:space="preserve"> attribué automatiquement au document par le système</w:t>
            </w:r>
            <w:r>
              <w:t>,</w:t>
            </w:r>
          </w:p>
          <w:p w14:paraId="2BD0D8E7" w14:textId="26AD860A"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le </w:t>
            </w:r>
            <w:r w:rsidR="00F11A4D">
              <w:t>nom du document</w:t>
            </w:r>
            <w:r>
              <w:t>,</w:t>
            </w:r>
          </w:p>
          <w:p w14:paraId="061DE725" w14:textId="33DD9CA1"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le </w:t>
            </w:r>
            <w:r w:rsidR="00F11A4D">
              <w:t>chemin</w:t>
            </w:r>
            <w:r>
              <w:t>,</w:t>
            </w:r>
          </w:p>
          <w:p w14:paraId="44392605" w14:textId="1A2E2314"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la </w:t>
            </w:r>
            <w:r w:rsidR="00F11A4D">
              <w:t>taille</w:t>
            </w:r>
            <w:r>
              <w:t>,</w:t>
            </w:r>
          </w:p>
          <w:p w14:paraId="5F7474C4" w14:textId="51E60E8C"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lastRenderedPageBreak/>
              <w:t xml:space="preserve">les </w:t>
            </w:r>
            <w:r w:rsidR="00F11A4D">
              <w:t>dates de création et de modification</w:t>
            </w:r>
            <w:r w:rsidR="00035B83">
              <w:t>,</w:t>
            </w:r>
          </w:p>
          <w:p w14:paraId="11B07313" w14:textId="437A68B4"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le </w:t>
            </w:r>
            <w:r w:rsidR="00993F3C">
              <w:t>t</w:t>
            </w:r>
            <w:r w:rsidR="00F11A4D">
              <w:t>ype de contenu</w:t>
            </w:r>
            <w:r w:rsidR="00035B83">
              <w:t>,</w:t>
            </w:r>
          </w:p>
          <w:p w14:paraId="393B5AA6" w14:textId="031E8771"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mot</w:t>
            </w:r>
            <w:r w:rsidR="00F11A4D">
              <w:t>-clé</w:t>
            </w:r>
            <w:r w:rsidR="00035B83">
              <w:t>,</w:t>
            </w:r>
          </w:p>
          <w:p w14:paraId="3511555E" w14:textId="40FF281B" w:rsidR="00F11A4D"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statut </w:t>
            </w:r>
            <w:r w:rsidR="0032762B">
              <w:t xml:space="preserve">du document : disponible, </w:t>
            </w:r>
            <w:r w:rsidR="005E31C2">
              <w:t xml:space="preserve">traité </w:t>
            </w:r>
            <w:r w:rsidR="0032762B">
              <w:t xml:space="preserve">par un tel ou tel utilisateur, </w:t>
            </w:r>
            <w:r w:rsidR="005E31C2">
              <w:t xml:space="preserve">refusé ou accepté </w:t>
            </w:r>
            <w:r w:rsidR="0032762B">
              <w:t>par un tel ou tel utilisateur</w:t>
            </w:r>
            <w:r w:rsidR="00035B83">
              <w:t>,</w:t>
            </w:r>
          </w:p>
          <w:p w14:paraId="7504C06D" w14:textId="5248B15D" w:rsidR="00993F3C"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statut </w:t>
            </w:r>
            <w:r w:rsidR="00993F3C">
              <w:t>d’abonnement et les abonnés au document</w:t>
            </w:r>
            <w:r w:rsidR="00035B83">
              <w:t>,</w:t>
            </w:r>
          </w:p>
          <w:p w14:paraId="6FE102C1" w14:textId="706124F4" w:rsidR="00993F3C" w:rsidRDefault="006740BE"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des </w:t>
            </w:r>
            <w:r w:rsidR="00993F3C">
              <w:t xml:space="preserve">icônes </w:t>
            </w:r>
            <w:r w:rsidR="00993F3C" w:rsidRPr="00993F3C">
              <w:t>URL et WebDAV</w:t>
            </w:r>
            <w:r w:rsidR="00993F3C">
              <w:t xml:space="preserve"> qui,</w:t>
            </w:r>
            <w:r w:rsidR="00993F3C" w:rsidRPr="00993F3C">
              <w:t xml:space="preserve"> lorsque </w:t>
            </w:r>
            <w:r w:rsidR="00993F3C">
              <w:t>l’on clique</w:t>
            </w:r>
            <w:r w:rsidR="00993F3C" w:rsidRPr="00993F3C">
              <w:t xml:space="preserve"> dessu</w:t>
            </w:r>
            <w:r w:rsidR="00993F3C">
              <w:t>s, copie</w:t>
            </w:r>
            <w:r w:rsidR="00993F3C" w:rsidRPr="00993F3C">
              <w:t xml:space="preserve"> dans presse-papiers </w:t>
            </w:r>
            <w:r w:rsidR="00993F3C">
              <w:t>le navigateur</w:t>
            </w:r>
            <w:r w:rsidR="00035B83">
              <w:t>.</w:t>
            </w:r>
          </w:p>
        </w:tc>
      </w:tr>
      <w:tr w:rsidR="00F11A4D" w14:paraId="6F31600F"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24E53598" w14:textId="77777777" w:rsidR="00F11A4D" w:rsidRDefault="00F11A4D" w:rsidP="00F11A4D">
            <w:pPr>
              <w:ind w:left="0" w:firstLine="0"/>
            </w:pPr>
            <w:r w:rsidRPr="00F11A4D">
              <w:t>Notes</w:t>
            </w:r>
          </w:p>
        </w:tc>
        <w:tc>
          <w:tcPr>
            <w:tcW w:w="6469" w:type="dxa"/>
          </w:tcPr>
          <w:p w14:paraId="0845C91C" w14:textId="77777777" w:rsidR="00F11A4D"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rsidRPr="00993F3C">
              <w:t xml:space="preserve">Affiche une liste de notes liées au document. À partir de cette vue, </w:t>
            </w:r>
            <w:r>
              <w:t>un utilisateur peut</w:t>
            </w:r>
            <w:r w:rsidRPr="00993F3C">
              <w:t xml:space="preserve"> ajouter, modifier ou supprimer </w:t>
            </w:r>
            <w:r>
              <w:t>ses</w:t>
            </w:r>
            <w:r w:rsidRPr="00993F3C">
              <w:t xml:space="preserve"> propres notes.</w:t>
            </w:r>
            <w:r>
              <w:t xml:space="preserve"> </w:t>
            </w:r>
          </w:p>
          <w:p w14:paraId="7840F62F" w14:textId="77777777" w:rsidR="00993F3C"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 xml:space="preserve">A noter que les </w:t>
            </w:r>
            <w:r w:rsidRPr="00993F3C">
              <w:t>administrateurs peuvent gérer les notes des autres utilisateurs.</w:t>
            </w:r>
          </w:p>
        </w:tc>
      </w:tr>
      <w:tr w:rsidR="00F11A4D" w14:paraId="7C65C22A" w14:textId="77777777" w:rsidTr="00F11A4D">
        <w:tc>
          <w:tcPr>
            <w:cnfStyle w:val="001000000000" w:firstRow="0" w:lastRow="0" w:firstColumn="1" w:lastColumn="0" w:oddVBand="0" w:evenVBand="0" w:oddHBand="0" w:evenHBand="0" w:firstRowFirstColumn="0" w:firstRowLastColumn="0" w:lastRowFirstColumn="0" w:lastRowLastColumn="0"/>
            <w:tcW w:w="2547" w:type="dxa"/>
          </w:tcPr>
          <w:p w14:paraId="543F0A5F" w14:textId="77777777" w:rsidR="00F11A4D" w:rsidRDefault="00F11A4D" w:rsidP="00F11A4D">
            <w:pPr>
              <w:ind w:left="0" w:firstLine="0"/>
            </w:pPr>
            <w:r>
              <w:t>Historique</w:t>
            </w:r>
          </w:p>
        </w:tc>
        <w:tc>
          <w:tcPr>
            <w:tcW w:w="6469" w:type="dxa"/>
          </w:tcPr>
          <w:p w14:paraId="117DC025" w14:textId="77777777" w:rsidR="00993F3C"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Affiche une liste avec les versions du document.</w:t>
            </w:r>
          </w:p>
          <w:p w14:paraId="204118EB" w14:textId="77777777" w:rsidR="00F11A4D" w:rsidRDefault="00993F3C" w:rsidP="00993F3C">
            <w:pPr>
              <w:ind w:left="0" w:firstLine="0"/>
              <w:cnfStyle w:val="000000000000" w:firstRow="0" w:lastRow="0" w:firstColumn="0" w:lastColumn="0" w:oddVBand="0" w:evenVBand="0" w:oddHBand="0" w:evenHBand="0" w:firstRowFirstColumn="0" w:firstRowLastColumn="0" w:lastRowFirstColumn="0" w:lastRowLastColumn="0"/>
            </w:pPr>
            <w:r>
              <w:t>De cette vue, l’utilisateur peut visualiser toute version de document sur le panneau de droite.</w:t>
            </w:r>
          </w:p>
        </w:tc>
      </w:tr>
      <w:tr w:rsidR="003642AF" w:rsidRPr="00E06EEB" w14:paraId="069A7E6B" w14:textId="77777777" w:rsidTr="003642AF">
        <w:tc>
          <w:tcPr>
            <w:cnfStyle w:val="001000000000" w:firstRow="0" w:lastRow="0" w:firstColumn="1" w:lastColumn="0" w:oddVBand="0" w:evenVBand="0" w:oddHBand="0" w:evenHBand="0" w:firstRowFirstColumn="0" w:firstRowLastColumn="0" w:lastRowFirstColumn="0" w:lastRowLastColumn="0"/>
            <w:tcW w:w="2547" w:type="dxa"/>
            <w:hideMark/>
          </w:tcPr>
          <w:p w14:paraId="252211E8" w14:textId="5C9CCE6B" w:rsidR="003642AF" w:rsidRDefault="003642AF">
            <w:pPr>
              <w:ind w:left="0" w:firstLine="0"/>
            </w:pPr>
            <w:r>
              <w:t>Prév</w:t>
            </w:r>
            <w:r w:rsidR="00137F1D">
              <w:t>is</w:t>
            </w:r>
            <w:r>
              <w:t>ualisation</w:t>
            </w:r>
          </w:p>
        </w:tc>
        <w:tc>
          <w:tcPr>
            <w:tcW w:w="6469" w:type="dxa"/>
            <w:hideMark/>
          </w:tcPr>
          <w:p w14:paraId="2715B3AB" w14:textId="77777777" w:rsidR="003642AF" w:rsidRDefault="003642AF">
            <w:pPr>
              <w:ind w:left="0" w:firstLine="0"/>
              <w:cnfStyle w:val="000000000000" w:firstRow="0" w:lastRow="0" w:firstColumn="0" w:lastColumn="0" w:oddVBand="0" w:evenVBand="0" w:oddHBand="0" w:evenHBand="0" w:firstRowFirstColumn="0" w:firstRowLastColumn="0" w:lastRowFirstColumn="0" w:lastRowLastColumn="0"/>
            </w:pPr>
            <w:r>
              <w:t>Affiche un aperçu du document sans ouvrir une autre fenêtre.</w:t>
            </w:r>
          </w:p>
        </w:tc>
      </w:tr>
    </w:tbl>
    <w:p w14:paraId="66D6BA72" w14:textId="77777777" w:rsidR="00F11A4D" w:rsidRDefault="00F11A4D" w:rsidP="00F11A4D"/>
    <w:p w14:paraId="56BB848D" w14:textId="77777777" w:rsidR="00F11A4D" w:rsidRDefault="00F11A4D" w:rsidP="00F11A4D">
      <w:pPr>
        <w:pStyle w:val="Titre7"/>
      </w:pPr>
      <w:r>
        <w:t>Elément type dossier</w:t>
      </w:r>
    </w:p>
    <w:tbl>
      <w:tblPr>
        <w:tblStyle w:val="TableauGrille1Clair"/>
        <w:tblW w:w="0" w:type="auto"/>
        <w:tblLook w:val="04A0" w:firstRow="1" w:lastRow="0" w:firstColumn="1" w:lastColumn="0" w:noHBand="0" w:noVBand="1"/>
      </w:tblPr>
      <w:tblGrid>
        <w:gridCol w:w="2547"/>
        <w:gridCol w:w="6469"/>
      </w:tblGrid>
      <w:tr w:rsidR="00E65EA9" w14:paraId="2A8252DE" w14:textId="77777777" w:rsidTr="009D3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D8E698" w14:textId="77777777" w:rsidR="00E65EA9" w:rsidRDefault="00E65EA9" w:rsidP="009D3FD8">
            <w:pPr>
              <w:ind w:left="0" w:firstLine="0"/>
            </w:pPr>
            <w:r>
              <w:t>ONGLET</w:t>
            </w:r>
          </w:p>
        </w:tc>
        <w:tc>
          <w:tcPr>
            <w:tcW w:w="6469" w:type="dxa"/>
          </w:tcPr>
          <w:p w14:paraId="0613391A" w14:textId="77777777" w:rsidR="00E65EA9" w:rsidRDefault="00E65EA9" w:rsidP="009D3FD8">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E65EA9" w14:paraId="67365258" w14:textId="77777777" w:rsidTr="009D3FD8">
        <w:tc>
          <w:tcPr>
            <w:cnfStyle w:val="001000000000" w:firstRow="0" w:lastRow="0" w:firstColumn="1" w:lastColumn="0" w:oddVBand="0" w:evenVBand="0" w:oddHBand="0" w:evenHBand="0" w:firstRowFirstColumn="0" w:firstRowLastColumn="0" w:lastRowFirstColumn="0" w:lastRowLastColumn="0"/>
            <w:tcW w:w="2547" w:type="dxa"/>
          </w:tcPr>
          <w:p w14:paraId="64B1DFDE" w14:textId="77777777" w:rsidR="00E65EA9" w:rsidRDefault="00E65EA9" w:rsidP="009D3FD8">
            <w:pPr>
              <w:ind w:left="0" w:firstLine="0"/>
            </w:pPr>
            <w:r w:rsidRPr="00F11A4D">
              <w:t>Propriétés</w:t>
            </w:r>
          </w:p>
        </w:tc>
        <w:tc>
          <w:tcPr>
            <w:tcW w:w="6469" w:type="dxa"/>
          </w:tcPr>
          <w:p w14:paraId="16E643F5"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t>Cet onglet affiche :</w:t>
            </w:r>
          </w:p>
          <w:p w14:paraId="1AC9CE98" w14:textId="65A99EAB"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l’</w:t>
            </w:r>
            <w:r w:rsidR="00E65EA9" w:rsidRPr="00D27BD4">
              <w:t>UUID ou identifiant universel unique attribué automatiquement au dossier par le système</w:t>
            </w:r>
            <w:r>
              <w:t>,</w:t>
            </w:r>
          </w:p>
          <w:p w14:paraId="4B0766B9" w14:textId="5619796E"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nom du document</w:t>
            </w:r>
            <w:r>
              <w:t>,</w:t>
            </w:r>
          </w:p>
          <w:p w14:paraId="75FCA850" w14:textId="0D312CE2"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chemin</w:t>
            </w:r>
            <w:r>
              <w:t>,</w:t>
            </w:r>
          </w:p>
          <w:p w14:paraId="78D1EE7C" w14:textId="35E8D99A"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la </w:t>
            </w:r>
            <w:r w:rsidR="00E65EA9" w:rsidRPr="00D27BD4">
              <w:t>taille</w:t>
            </w:r>
            <w:r>
              <w:t>,</w:t>
            </w:r>
          </w:p>
          <w:p w14:paraId="28B6FAC4" w14:textId="2B6CE05B"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le </w:t>
            </w:r>
            <w:r w:rsidR="00E65EA9" w:rsidRPr="00D27BD4">
              <w:t>nombre de sous-dossier qu’il contient</w:t>
            </w:r>
            <w:r>
              <w:t>,</w:t>
            </w:r>
          </w:p>
          <w:p w14:paraId="0EBF0474" w14:textId="28EDE49D" w:rsidR="00D27BD4"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le </w:t>
            </w:r>
            <w:r w:rsidR="00D27BD4" w:rsidRPr="00D27BD4">
              <w:t>nombre de documents qu’il contient</w:t>
            </w:r>
            <w:r>
              <w:t>,</w:t>
            </w:r>
          </w:p>
          <w:p w14:paraId="511A820C" w14:textId="145A6079" w:rsidR="00D27BD4"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le </w:t>
            </w:r>
            <w:r w:rsidR="00D27BD4" w:rsidRPr="00D27BD4">
              <w:t>nombre de mails qu’il contient</w:t>
            </w:r>
            <w:r>
              <w:t>,</w:t>
            </w:r>
          </w:p>
          <w:p w14:paraId="00FBF123" w14:textId="3C1F5462"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la </w:t>
            </w:r>
            <w:r w:rsidR="00E65EA9" w:rsidRPr="00D27BD4">
              <w:t>date de création</w:t>
            </w:r>
            <w:r>
              <w:t>,</w:t>
            </w:r>
          </w:p>
          <w:p w14:paraId="5C5E78F8" w14:textId="2C6203CF"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mot</w:t>
            </w:r>
            <w:r w:rsidR="00E65EA9" w:rsidRPr="00D27BD4">
              <w:t>-clé</w:t>
            </w:r>
            <w:r>
              <w:t>,</w:t>
            </w:r>
          </w:p>
          <w:p w14:paraId="2F53B736" w14:textId="442C2E8A" w:rsidR="00E65EA9" w:rsidRPr="00D27BD4"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statut </w:t>
            </w:r>
            <w:r w:rsidR="00E65EA9" w:rsidRPr="00D27BD4">
              <w:t>d’abonnement et les abonnés au document</w:t>
            </w:r>
            <w:r>
              <w:t>,</w:t>
            </w:r>
          </w:p>
          <w:p w14:paraId="08C0CAF2" w14:textId="275852F9" w:rsidR="00E65EA9" w:rsidRDefault="00035B83" w:rsidP="00AC22E1">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rsidRPr="00D27BD4">
              <w:t xml:space="preserve">des </w:t>
            </w:r>
            <w:r w:rsidR="00E65EA9" w:rsidRPr="00D27BD4">
              <w:t>icônes URL</w:t>
            </w:r>
            <w:r w:rsidR="00E65EA9" w:rsidRPr="00993F3C">
              <w:t xml:space="preserve"> et WebDAV</w:t>
            </w:r>
            <w:r w:rsidR="00E65EA9">
              <w:t xml:space="preserve"> qui,</w:t>
            </w:r>
            <w:r w:rsidR="00E65EA9" w:rsidRPr="00993F3C">
              <w:t xml:space="preserve"> lorsque </w:t>
            </w:r>
            <w:r w:rsidR="00E65EA9">
              <w:t>l’on clique</w:t>
            </w:r>
            <w:r w:rsidR="00E65EA9" w:rsidRPr="00993F3C">
              <w:t xml:space="preserve"> dessu</w:t>
            </w:r>
            <w:r w:rsidR="00E65EA9">
              <w:t>s, copie</w:t>
            </w:r>
            <w:r w:rsidR="00E65EA9" w:rsidRPr="00993F3C">
              <w:t xml:space="preserve"> dans  presse-papiers </w:t>
            </w:r>
            <w:r w:rsidR="00E65EA9">
              <w:t>le navigateur</w:t>
            </w:r>
            <w:r>
              <w:t>.</w:t>
            </w:r>
          </w:p>
        </w:tc>
      </w:tr>
      <w:tr w:rsidR="00E65EA9" w14:paraId="111B70A8" w14:textId="77777777" w:rsidTr="009D3FD8">
        <w:tc>
          <w:tcPr>
            <w:cnfStyle w:val="001000000000" w:firstRow="0" w:lastRow="0" w:firstColumn="1" w:lastColumn="0" w:oddVBand="0" w:evenVBand="0" w:oddHBand="0" w:evenHBand="0" w:firstRowFirstColumn="0" w:firstRowLastColumn="0" w:lastRowFirstColumn="0" w:lastRowLastColumn="0"/>
            <w:tcW w:w="2547" w:type="dxa"/>
          </w:tcPr>
          <w:p w14:paraId="2A01EF29" w14:textId="77777777" w:rsidR="00E65EA9" w:rsidRDefault="00E65EA9" w:rsidP="009D3FD8">
            <w:pPr>
              <w:ind w:left="0" w:firstLine="0"/>
            </w:pPr>
            <w:r w:rsidRPr="00F11A4D">
              <w:t>Notes</w:t>
            </w:r>
          </w:p>
        </w:tc>
        <w:tc>
          <w:tcPr>
            <w:tcW w:w="6469" w:type="dxa"/>
          </w:tcPr>
          <w:p w14:paraId="2740AEAB"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rsidRPr="00993F3C">
              <w:t xml:space="preserve">Affiche une liste de notes liées au </w:t>
            </w:r>
            <w:r>
              <w:t>dossier</w:t>
            </w:r>
            <w:r w:rsidRPr="00993F3C">
              <w:t xml:space="preserve">. À partir de cette vue, </w:t>
            </w:r>
            <w:r>
              <w:t>un utilisateur peut</w:t>
            </w:r>
            <w:r w:rsidRPr="00993F3C">
              <w:t xml:space="preserve"> ajouter, modifier ou supprimer </w:t>
            </w:r>
            <w:r>
              <w:t>ses</w:t>
            </w:r>
            <w:r w:rsidRPr="00993F3C">
              <w:t xml:space="preserve"> propres notes.</w:t>
            </w:r>
            <w:r>
              <w:t xml:space="preserve"> </w:t>
            </w:r>
          </w:p>
          <w:p w14:paraId="7779A77D" w14:textId="77777777" w:rsidR="00E65EA9" w:rsidRDefault="00E65EA9" w:rsidP="009D3FD8">
            <w:pPr>
              <w:ind w:left="0" w:firstLine="0"/>
              <w:cnfStyle w:val="000000000000" w:firstRow="0" w:lastRow="0" w:firstColumn="0" w:lastColumn="0" w:oddVBand="0" w:evenVBand="0" w:oddHBand="0" w:evenHBand="0" w:firstRowFirstColumn="0" w:firstRowLastColumn="0" w:lastRowFirstColumn="0" w:lastRowLastColumn="0"/>
            </w:pPr>
            <w:r>
              <w:t xml:space="preserve">A noter que les </w:t>
            </w:r>
            <w:r w:rsidRPr="00993F3C">
              <w:t>administrateurs peuvent gérer les notes des autres utilisateurs.</w:t>
            </w:r>
          </w:p>
        </w:tc>
      </w:tr>
    </w:tbl>
    <w:p w14:paraId="64BD9573" w14:textId="77777777" w:rsidR="00211DEC" w:rsidRDefault="00211DEC" w:rsidP="00F11A4D"/>
    <w:p w14:paraId="581B545D" w14:textId="77777777" w:rsidR="00002D92" w:rsidRDefault="00357912" w:rsidP="00002D92">
      <w:pPr>
        <w:pStyle w:val="Titre4"/>
      </w:pPr>
      <w:bookmarkStart w:id="2122" w:name="_Toc67063108"/>
      <w:r>
        <w:t xml:space="preserve">Option d’affichage : </w:t>
      </w:r>
      <w:r w:rsidR="00002D92">
        <w:t>Le moteur de recherche</w:t>
      </w:r>
      <w:bookmarkEnd w:id="2122"/>
    </w:p>
    <w:p w14:paraId="2B8049BB" w14:textId="77777777" w:rsidR="00002D92" w:rsidRDefault="00327EEB" w:rsidP="00F11A4D">
      <w:r w:rsidRPr="00327EEB">
        <w:t xml:space="preserve">L'onglet de recherche permet d'interroger le référentiel </w:t>
      </w:r>
      <w:r>
        <w:t>et</w:t>
      </w:r>
      <w:r w:rsidRPr="00327EEB">
        <w:t xml:space="preserve"> </w:t>
      </w:r>
      <w:r>
        <w:t>est répartie en quatre (04) sections :</w:t>
      </w:r>
    </w:p>
    <w:p w14:paraId="73994B85" w14:textId="026E95E7" w:rsidR="00327EEB" w:rsidRDefault="00035B83" w:rsidP="00AC22E1">
      <w:pPr>
        <w:pStyle w:val="Paragraphedeliste"/>
        <w:numPr>
          <w:ilvl w:val="0"/>
          <w:numId w:val="12"/>
        </w:numPr>
      </w:pPr>
      <w:r>
        <w:t>le panneau de configuration,</w:t>
      </w:r>
    </w:p>
    <w:p w14:paraId="5AF31D2F" w14:textId="28FEFE61" w:rsidR="00327EEB" w:rsidRDefault="00035B83" w:rsidP="00AC22E1">
      <w:pPr>
        <w:pStyle w:val="Paragraphedeliste"/>
        <w:numPr>
          <w:ilvl w:val="0"/>
          <w:numId w:val="12"/>
        </w:numPr>
      </w:pPr>
      <w:r>
        <w:t>le panneau de recherche,</w:t>
      </w:r>
    </w:p>
    <w:p w14:paraId="3BB37542" w14:textId="5938AC86" w:rsidR="00327EEB" w:rsidRDefault="00035B83" w:rsidP="00AC22E1">
      <w:pPr>
        <w:pStyle w:val="Paragraphedeliste"/>
        <w:numPr>
          <w:ilvl w:val="0"/>
          <w:numId w:val="12"/>
        </w:numPr>
      </w:pPr>
      <w:r>
        <w:t>le champ de recherche,</w:t>
      </w:r>
    </w:p>
    <w:p w14:paraId="6EA62F01" w14:textId="0DAECCF3" w:rsidR="00327EEB" w:rsidRDefault="00035B83" w:rsidP="00AC22E1">
      <w:pPr>
        <w:pStyle w:val="Paragraphedeliste"/>
        <w:numPr>
          <w:ilvl w:val="0"/>
          <w:numId w:val="12"/>
        </w:numPr>
      </w:pPr>
      <w:r>
        <w:lastRenderedPageBreak/>
        <w:t>les résultats de recherche.</w:t>
      </w:r>
    </w:p>
    <w:p w14:paraId="786624E2" w14:textId="77777777" w:rsidR="00B12B8A" w:rsidRDefault="00B12B8A" w:rsidP="00B12B8A"/>
    <w:p w14:paraId="01A1E51F" w14:textId="77777777" w:rsidR="00B12B8A" w:rsidRDefault="00B12B8A" w:rsidP="00B12B8A">
      <w:r>
        <w:t>L’écran d’accueil de cette fonctionnalité est la suivante :</w:t>
      </w:r>
    </w:p>
    <w:p w14:paraId="3ADF82D8" w14:textId="6E83CF07" w:rsidR="00327EEB" w:rsidRDefault="007B78D9" w:rsidP="00327EEB">
      <w:pPr>
        <w:keepNext/>
      </w:pPr>
      <w:r>
        <w:rPr>
          <w:noProof/>
        </w:rPr>
        <w:drawing>
          <wp:inline distT="0" distB="0" distL="0" distR="0" wp14:anchorId="29D99ED1" wp14:editId="38D6FCB5">
            <wp:extent cx="6246473" cy="2700000"/>
            <wp:effectExtent l="0" t="0" r="2540" b="5715"/>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46473" cy="2700000"/>
                    </a:xfrm>
                    <a:prstGeom prst="rect">
                      <a:avLst/>
                    </a:prstGeom>
                    <a:noFill/>
                    <a:ln>
                      <a:noFill/>
                    </a:ln>
                  </pic:spPr>
                </pic:pic>
              </a:graphicData>
            </a:graphic>
          </wp:inline>
        </w:drawing>
      </w:r>
    </w:p>
    <w:p w14:paraId="2BAB753C" w14:textId="19B38150" w:rsidR="00327EEB" w:rsidRDefault="00327EEB" w:rsidP="00327EEB">
      <w:pPr>
        <w:pStyle w:val="Lgende"/>
      </w:pPr>
      <w:bookmarkStart w:id="2123" w:name="_Ref33569067"/>
      <w:bookmarkStart w:id="2124" w:name="_Toc67063147"/>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25" w:author="Heritiana" w:date="2021-03-19T16:17:00Z">
        <w:r w:rsidR="006048F2">
          <w:rPr>
            <w:noProof/>
          </w:rPr>
          <w:t>36</w:t>
        </w:r>
      </w:ins>
      <w:ins w:id="2126" w:author="ADMIN" w:date="2021-03-15T16:10:00Z">
        <w:del w:id="2127" w:author="Heritiana" w:date="2021-03-19T16:02:00Z">
          <w:r w:rsidR="00164A93" w:rsidDel="007E6FB2">
            <w:rPr>
              <w:noProof/>
            </w:rPr>
            <w:delText>37</w:delText>
          </w:r>
        </w:del>
      </w:ins>
      <w:ins w:id="2128" w:author="Michael LABARRE" w:date="2021-03-12T20:12:00Z">
        <w:del w:id="2129" w:author="Heritiana" w:date="2021-03-19T16:02:00Z">
          <w:r w:rsidR="00E26CAC" w:rsidDel="007E6FB2">
            <w:rPr>
              <w:noProof/>
            </w:rPr>
            <w:delText>32</w:delText>
          </w:r>
        </w:del>
      </w:ins>
      <w:del w:id="2130" w:author="Heritiana" w:date="2021-03-19T16:02:00Z">
        <w:r w:rsidR="00E9322C" w:rsidDel="007E6FB2">
          <w:rPr>
            <w:noProof/>
          </w:rPr>
          <w:delText>19</w:delText>
        </w:r>
      </w:del>
      <w:r w:rsidR="003E6EDF">
        <w:rPr>
          <w:noProof/>
        </w:rPr>
        <w:fldChar w:fldCharType="end"/>
      </w:r>
      <w:bookmarkEnd w:id="2123"/>
      <w:r>
        <w:t>: Moteur de recherche</w:t>
      </w:r>
      <w:bookmarkEnd w:id="2124"/>
    </w:p>
    <w:p w14:paraId="39629798" w14:textId="77777777" w:rsidR="004973DF" w:rsidRDefault="004973DF" w:rsidP="00B12B8A"/>
    <w:p w14:paraId="165E625C" w14:textId="77777777" w:rsidR="00B12B8A" w:rsidRDefault="00B12B8A" w:rsidP="00AC22E1">
      <w:pPr>
        <w:pStyle w:val="Titre5"/>
        <w:numPr>
          <w:ilvl w:val="0"/>
          <w:numId w:val="13"/>
        </w:numPr>
      </w:pPr>
      <w:r>
        <w:t>Le panneau de configuration</w:t>
      </w:r>
    </w:p>
    <w:p w14:paraId="3DF0297B" w14:textId="77777777" w:rsidR="00111834" w:rsidRDefault="00111834" w:rsidP="00111834">
      <w:r>
        <w:t>Ce panneau donne accès à différentes recherches pour interroger le contenu de l'application, notamment :</w:t>
      </w:r>
    </w:p>
    <w:p w14:paraId="41742727" w14:textId="6ED398D6" w:rsidR="00111834" w:rsidRDefault="00035B83" w:rsidP="00AC22E1">
      <w:pPr>
        <w:pStyle w:val="Paragraphedeliste"/>
        <w:numPr>
          <w:ilvl w:val="0"/>
          <w:numId w:val="12"/>
        </w:numPr>
      </w:pPr>
      <w:r>
        <w:t xml:space="preserve">la </w:t>
      </w:r>
      <w:r w:rsidR="00111834">
        <w:t xml:space="preserve">recherche par défaut qui est </w:t>
      </w:r>
      <w:r w:rsidR="00DC7A65">
        <w:t>la « </w:t>
      </w:r>
      <w:r w:rsidR="00111834">
        <w:t>recherche en texte intégral</w:t>
      </w:r>
      <w:r w:rsidR="00DC7A65">
        <w:t> »</w:t>
      </w:r>
      <w:r w:rsidR="00111834">
        <w:t xml:space="preserve"> en prenant en considération toute </w:t>
      </w:r>
      <w:r w:rsidR="00DC7A65">
        <w:t xml:space="preserve">l’intégralité des </w:t>
      </w:r>
      <w:r w:rsidR="00111834">
        <w:t xml:space="preserve">informations </w:t>
      </w:r>
      <w:r w:rsidR="00DC7A65">
        <w:t>contenues dans les</w:t>
      </w:r>
      <w:r w:rsidR="00111834">
        <w:t xml:space="preserve"> document</w:t>
      </w:r>
      <w:r w:rsidR="00DC7A65">
        <w:t>s</w:t>
      </w:r>
      <w:r w:rsidR="00111834">
        <w:t xml:space="preserve"> </w:t>
      </w:r>
      <w:r w:rsidR="00DC7A65">
        <w:t xml:space="preserve">pour </w:t>
      </w:r>
      <w:r w:rsidR="00111834">
        <w:t>recherch</w:t>
      </w:r>
      <w:r w:rsidR="00DC7A65">
        <w:t>er le texte entré</w:t>
      </w:r>
      <w:r w:rsidR="00111834">
        <w:t>,</w:t>
      </w:r>
    </w:p>
    <w:p w14:paraId="200EEA59" w14:textId="7225591C" w:rsidR="00111834" w:rsidRDefault="00035B83" w:rsidP="00AC22E1">
      <w:pPr>
        <w:pStyle w:val="Paragraphedeliste"/>
        <w:numPr>
          <w:ilvl w:val="0"/>
          <w:numId w:val="12"/>
        </w:numPr>
      </w:pPr>
      <w:r>
        <w:t xml:space="preserve">la </w:t>
      </w:r>
      <w:r w:rsidR="00111834">
        <w:t>recherche avancée permet de rechercher des mots clés</w:t>
      </w:r>
      <w:r w:rsidR="002B3884">
        <w:t xml:space="preserve"> </w:t>
      </w:r>
      <w:r w:rsidR="00111834">
        <w:t xml:space="preserve">et des critères supplémentaires </w:t>
      </w:r>
      <w:r w:rsidR="002B3884">
        <w:t>pour affiner le processus de recherche</w:t>
      </w:r>
      <w:r w:rsidR="00842B83">
        <w:t>,</w:t>
      </w:r>
    </w:p>
    <w:p w14:paraId="77411060" w14:textId="1EE41767" w:rsidR="00111834" w:rsidRDefault="00035B83" w:rsidP="00AC22E1">
      <w:pPr>
        <w:pStyle w:val="Paragraphedeliste"/>
        <w:numPr>
          <w:ilvl w:val="0"/>
          <w:numId w:val="12"/>
        </w:numPr>
      </w:pPr>
      <w:r>
        <w:t xml:space="preserve">le </w:t>
      </w:r>
      <w:r w:rsidR="00111834">
        <w:t>mode compacte concerne plutôt le mode d’affichage des résultats.</w:t>
      </w:r>
    </w:p>
    <w:p w14:paraId="161E2DFC" w14:textId="77777777" w:rsidR="00B12B8A" w:rsidRDefault="00111834" w:rsidP="00111834">
      <w:r>
        <w:t xml:space="preserve">L’utilisateur peut basculer entre la recherche par défaut ou la recherche avancée en (dé)cochant la case « Voir le mode avancé ». </w:t>
      </w:r>
    </w:p>
    <w:p w14:paraId="1ED6E0CF" w14:textId="77777777" w:rsidR="00111834" w:rsidRDefault="00111834" w:rsidP="00111834"/>
    <w:p w14:paraId="347B2AE2" w14:textId="77777777" w:rsidR="00581D2C" w:rsidRDefault="00581D2C" w:rsidP="00AC22E1">
      <w:pPr>
        <w:pStyle w:val="Titre5"/>
        <w:numPr>
          <w:ilvl w:val="0"/>
          <w:numId w:val="13"/>
        </w:numPr>
      </w:pPr>
      <w:r w:rsidRPr="00581D2C">
        <w:t>Le champ de recherche</w:t>
      </w:r>
    </w:p>
    <w:p w14:paraId="7428F717" w14:textId="77777777" w:rsidR="00581D2C" w:rsidRDefault="00581D2C" w:rsidP="00581D2C">
      <w:r>
        <w:t>Le champ de recherche dépend du mode choisi dans le panneau de configuration :</w:t>
      </w:r>
    </w:p>
    <w:p w14:paraId="629C2923" w14:textId="77777777" w:rsidR="00624960" w:rsidRPr="00581D2C" w:rsidRDefault="00624960" w:rsidP="00581D2C"/>
    <w:p w14:paraId="1BE30041" w14:textId="222BAEC0" w:rsidR="00624960" w:rsidRDefault="00624960" w:rsidP="00AC22E1">
      <w:pPr>
        <w:pStyle w:val="Titre6"/>
        <w:numPr>
          <w:ilvl w:val="0"/>
          <w:numId w:val="14"/>
        </w:numPr>
      </w:pPr>
      <w:r>
        <w:t xml:space="preserve">La recherche </w:t>
      </w:r>
      <w:r w:rsidR="00E06EEB">
        <w:t>en texte intégral</w:t>
      </w:r>
    </w:p>
    <w:p w14:paraId="6E8D7D99" w14:textId="1E0BE7F9" w:rsidR="00624960" w:rsidRDefault="00624960" w:rsidP="00624960">
      <w:r>
        <w:t xml:space="preserve">Le champ de recherche </w:t>
      </w:r>
      <w:r w:rsidR="009D14B9">
        <w:t>par défaut</w:t>
      </w:r>
      <w:r>
        <w:t xml:space="preserve"> fait apparaître une barre de recherche classique des moteurs de recherche</w:t>
      </w:r>
      <w:r w:rsidR="009D14B9">
        <w:t>,</w:t>
      </w:r>
      <w:r>
        <w:t xml:space="preserve"> </w:t>
      </w:r>
      <w:r w:rsidR="009D14B9">
        <w:t xml:space="preserve">et </w:t>
      </w:r>
      <w:r>
        <w:t>donne libre choix quant au contenu.</w:t>
      </w:r>
    </w:p>
    <w:p w14:paraId="2CA0B5FA" w14:textId="4BA29979" w:rsidR="00D65974" w:rsidRDefault="00D65974" w:rsidP="00D65974">
      <w:r w:rsidRPr="002627D6">
        <w:t xml:space="preserve">L’interface ci-dessous permet à </w:t>
      </w:r>
      <w:r>
        <w:t>l’utilisateur</w:t>
      </w:r>
      <w:r w:rsidRPr="002627D6">
        <w:t xml:space="preserve"> d’effectuer une recherche </w:t>
      </w:r>
      <w:r w:rsidR="002B3884">
        <w:t>en texte intégral</w:t>
      </w:r>
      <w:r w:rsidRPr="002627D6">
        <w:t xml:space="preserve">. </w:t>
      </w:r>
      <w:r w:rsidR="003C43F4">
        <w:t xml:space="preserve">Cela veut dire que le moteur de recherche effectuera une recherche du mot recherché dans le texte ou le contenu des documents dans son intégralité. </w:t>
      </w:r>
      <w:r w:rsidRPr="002627D6">
        <w:t>L’application fera en sorte d’afficher toutes les occurrences de la requête, comme par exemple</w:t>
      </w:r>
      <w:r w:rsidR="003C43F4">
        <w:t>,</w:t>
      </w:r>
      <w:r w:rsidRPr="002627D6">
        <w:t xml:space="preserve"> le mot </w:t>
      </w:r>
      <w:r w:rsidR="00A00129">
        <w:t>« </w:t>
      </w:r>
      <w:r w:rsidR="009D14B9">
        <w:t>rapport </w:t>
      </w:r>
      <w:r w:rsidR="00A00129">
        <w:t>»</w:t>
      </w:r>
      <w:r>
        <w:t xml:space="preserve"> affiche </w:t>
      </w:r>
      <w:r w:rsidR="009D14B9">
        <w:t>01</w:t>
      </w:r>
      <w:r w:rsidR="009D14B9" w:rsidRPr="002627D6">
        <w:t xml:space="preserve"> </w:t>
      </w:r>
      <w:r w:rsidRPr="002627D6">
        <w:t>résultats après la recherche</w:t>
      </w:r>
      <w:r w:rsidR="009D14B9">
        <w:t> :</w:t>
      </w:r>
    </w:p>
    <w:p w14:paraId="02CE00F4" w14:textId="77777777" w:rsidR="00B05A3F" w:rsidRDefault="009D14B9">
      <w:pPr>
        <w:keepNext/>
        <w:jc w:val="center"/>
        <w:pPrChange w:id="2131" w:author="Heritiana" w:date="2021-02-18T12:11:00Z">
          <w:pPr>
            <w:keepNext/>
          </w:pPr>
        </w:pPrChange>
      </w:pPr>
      <w:r>
        <w:rPr>
          <w:noProof/>
        </w:rPr>
        <w:lastRenderedPageBreak/>
        <w:drawing>
          <wp:inline distT="0" distB="0" distL="0" distR="0" wp14:anchorId="4C0A60D4" wp14:editId="3EEB1109">
            <wp:extent cx="5420458" cy="2700000"/>
            <wp:effectExtent l="0" t="0" r="0" b="5715"/>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20458" cy="2700000"/>
                    </a:xfrm>
                    <a:prstGeom prst="rect">
                      <a:avLst/>
                    </a:prstGeom>
                    <a:noFill/>
                    <a:ln>
                      <a:noFill/>
                    </a:ln>
                  </pic:spPr>
                </pic:pic>
              </a:graphicData>
            </a:graphic>
          </wp:inline>
        </w:drawing>
      </w:r>
    </w:p>
    <w:p w14:paraId="3D94E44C" w14:textId="6F323A60" w:rsidR="009D14B9" w:rsidRDefault="00B05A3F" w:rsidP="006227B8">
      <w:pPr>
        <w:pStyle w:val="Lgende"/>
      </w:pPr>
      <w:bookmarkStart w:id="2132" w:name="_Toc67063148"/>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33" w:author="Heritiana" w:date="2021-03-19T16:17:00Z">
        <w:r w:rsidR="006048F2">
          <w:rPr>
            <w:noProof/>
          </w:rPr>
          <w:t>37</w:t>
        </w:r>
      </w:ins>
      <w:ins w:id="2134" w:author="ADMIN" w:date="2021-03-15T16:10:00Z">
        <w:del w:id="2135" w:author="Heritiana" w:date="2021-03-19T16:02:00Z">
          <w:r w:rsidR="00164A93" w:rsidDel="007E6FB2">
            <w:rPr>
              <w:noProof/>
            </w:rPr>
            <w:delText>38</w:delText>
          </w:r>
        </w:del>
      </w:ins>
      <w:ins w:id="2136" w:author="Michael LABARRE" w:date="2021-03-12T20:12:00Z">
        <w:del w:id="2137" w:author="Heritiana" w:date="2021-03-19T16:02:00Z">
          <w:r w:rsidR="00E26CAC" w:rsidDel="007E6FB2">
            <w:rPr>
              <w:noProof/>
            </w:rPr>
            <w:delText>33</w:delText>
          </w:r>
        </w:del>
      </w:ins>
      <w:del w:id="2138" w:author="Heritiana" w:date="2021-03-19T16:02:00Z">
        <w:r w:rsidR="00E9322C" w:rsidDel="007E6FB2">
          <w:rPr>
            <w:noProof/>
          </w:rPr>
          <w:delText>20</w:delText>
        </w:r>
      </w:del>
      <w:r w:rsidR="003E6EDF">
        <w:rPr>
          <w:noProof/>
        </w:rPr>
        <w:fldChar w:fldCharType="end"/>
      </w:r>
      <w:r>
        <w:t xml:space="preserve">: </w:t>
      </w:r>
      <w:r w:rsidRPr="00E3231B">
        <w:t>Recherche en texte intégral</w:t>
      </w:r>
      <w:bookmarkEnd w:id="2132"/>
    </w:p>
    <w:p w14:paraId="45185B6E" w14:textId="77777777" w:rsidR="00624960" w:rsidRPr="00624960" w:rsidRDefault="00624960" w:rsidP="00624960"/>
    <w:p w14:paraId="527866BF" w14:textId="77777777" w:rsidR="00111834" w:rsidRDefault="00111834" w:rsidP="00AC22E1">
      <w:pPr>
        <w:pStyle w:val="Titre6"/>
        <w:numPr>
          <w:ilvl w:val="0"/>
          <w:numId w:val="14"/>
        </w:numPr>
      </w:pPr>
      <w:r>
        <w:t>La recherche avancée</w:t>
      </w:r>
    </w:p>
    <w:p w14:paraId="700A9AC8" w14:textId="77777777" w:rsidR="00111834" w:rsidRDefault="00111834" w:rsidP="00111834">
      <w:r>
        <w:t>La recherche avancée organise les champs de requête sur des onglets d'arborescence :</w:t>
      </w:r>
    </w:p>
    <w:p w14:paraId="61E0CBFD" w14:textId="57FA36DB" w:rsidR="00111834" w:rsidRDefault="00E06EEB" w:rsidP="00111834">
      <w:pPr>
        <w:pStyle w:val="Titre7"/>
      </w:pPr>
      <w:r w:rsidRPr="00E06EEB">
        <w:t xml:space="preserve">Par critères </w:t>
      </w:r>
      <w:r w:rsidR="00111834">
        <w:t>(domaines les plus courants)</w:t>
      </w:r>
    </w:p>
    <w:p w14:paraId="23192072" w14:textId="2704ED4B" w:rsidR="002B3884" w:rsidRDefault="002B3884" w:rsidP="00111834">
      <w:r>
        <w:t xml:space="preserve">Afin d’avoir des résultats des plus précis, certains critères viennent s’ajouter au texte intégral, telles que : </w:t>
      </w:r>
    </w:p>
    <w:p w14:paraId="1B75174A" w14:textId="439B9211" w:rsidR="002B3884" w:rsidRDefault="00035B83" w:rsidP="00AC22E1">
      <w:pPr>
        <w:pStyle w:val="Paragraphedeliste"/>
        <w:numPr>
          <w:ilvl w:val="0"/>
          <w:numId w:val="12"/>
        </w:numPr>
      </w:pPr>
      <w:r>
        <w:t xml:space="preserve">le </w:t>
      </w:r>
      <w:r w:rsidR="002B3884">
        <w:t>contexte : Taxonomie ou Corbeille</w:t>
      </w:r>
    </w:p>
    <w:p w14:paraId="760B41AE" w14:textId="66AA49E4" w:rsidR="002B3884" w:rsidRDefault="00035B83" w:rsidP="00AC22E1">
      <w:pPr>
        <w:pStyle w:val="Paragraphedeliste"/>
        <w:numPr>
          <w:ilvl w:val="0"/>
          <w:numId w:val="12"/>
        </w:numPr>
      </w:pPr>
      <w:r>
        <w:t xml:space="preserve">le </w:t>
      </w:r>
      <w:r w:rsidR="002B3884">
        <w:t>contenu,</w:t>
      </w:r>
    </w:p>
    <w:p w14:paraId="28E39B36" w14:textId="20659CA6" w:rsidR="002B3884" w:rsidRDefault="00035B83" w:rsidP="00AC22E1">
      <w:pPr>
        <w:pStyle w:val="Paragraphedeliste"/>
        <w:numPr>
          <w:ilvl w:val="0"/>
          <w:numId w:val="12"/>
        </w:numPr>
      </w:pPr>
      <w:r>
        <w:t xml:space="preserve">le </w:t>
      </w:r>
      <w:r w:rsidR="002B3884">
        <w:t>nom du document,</w:t>
      </w:r>
    </w:p>
    <w:p w14:paraId="3EC628C7" w14:textId="14F01F41" w:rsidR="002B3884" w:rsidRDefault="00035B83" w:rsidP="00AC22E1">
      <w:pPr>
        <w:pStyle w:val="Paragraphedeliste"/>
        <w:numPr>
          <w:ilvl w:val="0"/>
          <w:numId w:val="12"/>
        </w:numPr>
      </w:pPr>
      <w:r>
        <w:t xml:space="preserve">les </w:t>
      </w:r>
      <w:r w:rsidR="002B3884">
        <w:t>mots-clés,</w:t>
      </w:r>
    </w:p>
    <w:p w14:paraId="5317430B" w14:textId="7257783F" w:rsidR="002B3884" w:rsidRDefault="00035B83" w:rsidP="00AC22E1">
      <w:pPr>
        <w:pStyle w:val="Paragraphedeliste"/>
        <w:numPr>
          <w:ilvl w:val="0"/>
          <w:numId w:val="12"/>
        </w:numPr>
      </w:pPr>
      <w:r>
        <w:t xml:space="preserve">le </w:t>
      </w:r>
      <w:r w:rsidR="002B3884">
        <w:t>statut du document : « Disponible », « Traité », « Validé », « Refusé »,</w:t>
      </w:r>
    </w:p>
    <w:p w14:paraId="3E73D44A" w14:textId="5280CCC7" w:rsidR="002B3884" w:rsidRDefault="00035B83" w:rsidP="00AC22E1">
      <w:pPr>
        <w:pStyle w:val="Paragraphedeliste"/>
        <w:numPr>
          <w:ilvl w:val="0"/>
          <w:numId w:val="12"/>
        </w:numPr>
      </w:pPr>
      <w:r>
        <w:t>l</w:t>
      </w:r>
      <w:r w:rsidR="002B3884">
        <w:t>’utilisateur,</w:t>
      </w:r>
    </w:p>
    <w:p w14:paraId="1B4AFE27" w14:textId="251D673A" w:rsidR="002B3884" w:rsidRDefault="00035B83" w:rsidP="00AC22E1">
      <w:pPr>
        <w:pStyle w:val="Paragraphedeliste"/>
        <w:numPr>
          <w:ilvl w:val="0"/>
          <w:numId w:val="12"/>
        </w:numPr>
      </w:pPr>
      <w:r>
        <w:t xml:space="preserve">une </w:t>
      </w:r>
      <w:r w:rsidR="002B3884">
        <w:t>période donnée.</w:t>
      </w:r>
    </w:p>
    <w:p w14:paraId="3489A282" w14:textId="77777777" w:rsidR="002B3884" w:rsidRDefault="002B3884" w:rsidP="002B3884"/>
    <w:p w14:paraId="07FE80F4" w14:textId="77777777" w:rsidR="00111834" w:rsidRDefault="00111834" w:rsidP="00111834">
      <w:r>
        <w:t>Cette fonction est illustrée par l’image ci-après :</w:t>
      </w:r>
    </w:p>
    <w:p w14:paraId="49A5D487" w14:textId="20DD8DA6" w:rsidR="00624960" w:rsidRDefault="00F87724">
      <w:pPr>
        <w:keepNext/>
        <w:jc w:val="center"/>
        <w:pPrChange w:id="2139" w:author="Heritiana" w:date="2021-02-18T12:10:00Z">
          <w:pPr>
            <w:keepNext/>
          </w:pPr>
        </w:pPrChange>
      </w:pPr>
      <w:r>
        <w:rPr>
          <w:noProof/>
        </w:rPr>
        <w:drawing>
          <wp:inline distT="0" distB="0" distL="0" distR="0" wp14:anchorId="6E8FE235" wp14:editId="63CF9183">
            <wp:extent cx="5731510" cy="1977390"/>
            <wp:effectExtent l="0" t="0" r="2540" b="3810"/>
            <wp:docPr id="1395" name="Image 1395"/>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3"/>
                    <a:stretch>
                      <a:fillRect/>
                    </a:stretch>
                  </pic:blipFill>
                  <pic:spPr>
                    <a:xfrm>
                      <a:off x="0" y="0"/>
                      <a:ext cx="5731510" cy="1977390"/>
                    </a:xfrm>
                    <a:prstGeom prst="rect">
                      <a:avLst/>
                    </a:prstGeom>
                  </pic:spPr>
                </pic:pic>
              </a:graphicData>
            </a:graphic>
          </wp:inline>
        </w:drawing>
      </w:r>
    </w:p>
    <w:p w14:paraId="79D7083F" w14:textId="74F66544" w:rsidR="00111834" w:rsidRDefault="00624960" w:rsidP="006227B8">
      <w:pPr>
        <w:pStyle w:val="Lgende"/>
      </w:pPr>
      <w:bookmarkStart w:id="2140" w:name="_Toc67063149"/>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41" w:author="Heritiana" w:date="2021-03-19T16:17:00Z">
        <w:r w:rsidR="006048F2">
          <w:rPr>
            <w:noProof/>
          </w:rPr>
          <w:t>38</w:t>
        </w:r>
      </w:ins>
      <w:ins w:id="2142" w:author="ADMIN" w:date="2021-03-15T16:10:00Z">
        <w:del w:id="2143" w:author="Heritiana" w:date="2021-03-19T16:02:00Z">
          <w:r w:rsidR="00164A93" w:rsidDel="007E6FB2">
            <w:rPr>
              <w:noProof/>
            </w:rPr>
            <w:delText>39</w:delText>
          </w:r>
        </w:del>
      </w:ins>
      <w:ins w:id="2144" w:author="Michael LABARRE" w:date="2021-03-12T20:12:00Z">
        <w:del w:id="2145" w:author="Heritiana" w:date="2021-03-19T16:02:00Z">
          <w:r w:rsidR="00E26CAC" w:rsidDel="007E6FB2">
            <w:rPr>
              <w:noProof/>
            </w:rPr>
            <w:delText>34</w:delText>
          </w:r>
        </w:del>
      </w:ins>
      <w:del w:id="2146" w:author="Heritiana" w:date="2021-03-19T16:02:00Z">
        <w:r w:rsidR="00E9322C" w:rsidDel="007E6FB2">
          <w:rPr>
            <w:noProof/>
          </w:rPr>
          <w:delText>21</w:delText>
        </w:r>
      </w:del>
      <w:r w:rsidR="003E6EDF">
        <w:rPr>
          <w:noProof/>
        </w:rPr>
        <w:fldChar w:fldCharType="end"/>
      </w:r>
      <w:r>
        <w:t xml:space="preserve">: Mode de recherche </w:t>
      </w:r>
      <w:r w:rsidR="00F87724">
        <w:t>par critères</w:t>
      </w:r>
      <w:bookmarkEnd w:id="2140"/>
    </w:p>
    <w:p w14:paraId="46643D2A" w14:textId="5E58DFE6" w:rsidR="00111834" w:rsidRDefault="001A5B6C" w:rsidP="00111834">
      <w:r w:rsidRPr="001A5B6C">
        <w:lastRenderedPageBreak/>
        <w:t xml:space="preserve">Dans </w:t>
      </w:r>
      <w:r>
        <w:t>l’</w:t>
      </w:r>
      <w:r w:rsidRPr="001A5B6C">
        <w:t>exemple</w:t>
      </w:r>
      <w:r>
        <w:t xml:space="preserve"> suivant</w:t>
      </w:r>
      <w:r w:rsidRPr="001A5B6C">
        <w:t xml:space="preserve">, les critères étaient de chercher dans le dossier Taxonomie et d’afficher uniquement les documents </w:t>
      </w:r>
      <w:r w:rsidR="00F87724">
        <w:t>validés</w:t>
      </w:r>
      <w:r>
        <w:t> :</w:t>
      </w:r>
    </w:p>
    <w:p w14:paraId="22EED959" w14:textId="47B23EDB" w:rsidR="001A5B6C" w:rsidRDefault="00F87724">
      <w:pPr>
        <w:keepNext/>
        <w:jc w:val="center"/>
        <w:pPrChange w:id="2147" w:author="Heritiana" w:date="2021-02-18T12:10:00Z">
          <w:pPr>
            <w:keepNext/>
          </w:pPr>
        </w:pPrChange>
      </w:pPr>
      <w:r>
        <w:rPr>
          <w:noProof/>
        </w:rPr>
        <w:drawing>
          <wp:inline distT="0" distB="0" distL="0" distR="0" wp14:anchorId="7142AC36" wp14:editId="5A79292C">
            <wp:extent cx="5670000" cy="2880000"/>
            <wp:effectExtent l="0" t="0" r="6985" b="0"/>
            <wp:docPr id="1393" name="Imag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70000" cy="2880000"/>
                    </a:xfrm>
                    <a:prstGeom prst="rect">
                      <a:avLst/>
                    </a:prstGeom>
                    <a:noFill/>
                    <a:ln>
                      <a:noFill/>
                    </a:ln>
                  </pic:spPr>
                </pic:pic>
              </a:graphicData>
            </a:graphic>
          </wp:inline>
        </w:drawing>
      </w:r>
    </w:p>
    <w:p w14:paraId="630D9A34" w14:textId="388809DE" w:rsidR="001A5B6C" w:rsidRDefault="001A5B6C" w:rsidP="006227B8">
      <w:pPr>
        <w:pStyle w:val="Lgende"/>
      </w:pPr>
      <w:bookmarkStart w:id="2148" w:name="_Toc67063150"/>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49" w:author="Heritiana" w:date="2021-03-19T16:17:00Z">
        <w:r w:rsidR="006048F2">
          <w:rPr>
            <w:noProof/>
          </w:rPr>
          <w:t>39</w:t>
        </w:r>
      </w:ins>
      <w:ins w:id="2150" w:author="ADMIN" w:date="2021-03-15T16:10:00Z">
        <w:del w:id="2151" w:author="Heritiana" w:date="2021-03-19T16:02:00Z">
          <w:r w:rsidR="00164A93" w:rsidDel="007E6FB2">
            <w:rPr>
              <w:noProof/>
            </w:rPr>
            <w:delText>40</w:delText>
          </w:r>
        </w:del>
      </w:ins>
      <w:ins w:id="2152" w:author="Michael LABARRE" w:date="2021-03-12T20:12:00Z">
        <w:del w:id="2153" w:author="Heritiana" w:date="2021-03-19T16:02:00Z">
          <w:r w:rsidR="00E26CAC" w:rsidDel="007E6FB2">
            <w:rPr>
              <w:noProof/>
            </w:rPr>
            <w:delText>35</w:delText>
          </w:r>
        </w:del>
      </w:ins>
      <w:del w:id="2154" w:author="Heritiana" w:date="2021-03-19T16:02:00Z">
        <w:r w:rsidR="00E9322C" w:rsidDel="007E6FB2">
          <w:rPr>
            <w:noProof/>
          </w:rPr>
          <w:delText>22</w:delText>
        </w:r>
      </w:del>
      <w:r w:rsidR="003E6EDF">
        <w:rPr>
          <w:noProof/>
        </w:rPr>
        <w:fldChar w:fldCharType="end"/>
      </w:r>
      <w:r>
        <w:t xml:space="preserve">: Exemple de recherche </w:t>
      </w:r>
      <w:r w:rsidR="00F87724">
        <w:t xml:space="preserve">en mode </w:t>
      </w:r>
      <w:r>
        <w:t>avancé</w:t>
      </w:r>
      <w:bookmarkEnd w:id="2148"/>
    </w:p>
    <w:p w14:paraId="62AB955A" w14:textId="77777777" w:rsidR="001A5B6C" w:rsidRDefault="001A5B6C" w:rsidP="00111834"/>
    <w:p w14:paraId="0E8B51A9" w14:textId="6CBA91C8" w:rsidR="00111834" w:rsidRDefault="00F87724" w:rsidP="00111834">
      <w:pPr>
        <w:pStyle w:val="Titre7"/>
      </w:pPr>
      <w:r>
        <w:t>Par type</w:t>
      </w:r>
    </w:p>
    <w:p w14:paraId="6C53170C" w14:textId="60F30717" w:rsidR="002B3884" w:rsidRDefault="002B3884" w:rsidP="002B3884">
      <w:pPr>
        <w:ind w:left="0" w:firstLine="0"/>
      </w:pPr>
      <w:r>
        <w:t xml:space="preserve">Pour ce choix de recherche, </w:t>
      </w:r>
      <w:r w:rsidRPr="001215A7">
        <w:t xml:space="preserve">les résultats </w:t>
      </w:r>
      <w:r>
        <w:t>sont r</w:t>
      </w:r>
      <w:r w:rsidRPr="001215A7">
        <w:t>estrein</w:t>
      </w:r>
      <w:r>
        <w:t>ts</w:t>
      </w:r>
      <w:r w:rsidRPr="001215A7">
        <w:t xml:space="preserve"> à un dossier</w:t>
      </w:r>
      <w:r>
        <w:t xml:space="preserve"> et / ou </w:t>
      </w:r>
      <w:r w:rsidRPr="001215A7">
        <w:t>à une certaine catégorie</w:t>
      </w:r>
      <w:r>
        <w:t xml:space="preserve"> dont l’élément doi</w:t>
      </w:r>
      <w:r w:rsidRPr="001215A7">
        <w:t>t être associés à une catégorie spécifique.</w:t>
      </w:r>
      <w:r>
        <w:t xml:space="preserve"> Le </w:t>
      </w:r>
      <w:r w:rsidR="005C06CF">
        <w:t>« </w:t>
      </w:r>
      <w:r>
        <w:t>type de contenu</w:t>
      </w:r>
      <w:r w:rsidR="005C06CF">
        <w:t> »</w:t>
      </w:r>
      <w:r>
        <w:t xml:space="preserve"> concerne le type de fichier que la recherche implique : Word, Excel, Powerpoint, etc.</w:t>
      </w:r>
    </w:p>
    <w:p w14:paraId="045A70B4" w14:textId="77777777" w:rsidR="002B3884" w:rsidRDefault="002B3884" w:rsidP="002B3884">
      <w:pPr>
        <w:ind w:left="0" w:firstLine="0"/>
      </w:pPr>
    </w:p>
    <w:p w14:paraId="11C870A7" w14:textId="77777777" w:rsidR="00240090" w:rsidRDefault="00240090" w:rsidP="00240090">
      <w:r>
        <w:t>Cette fonction est illustrée par l’image ci-après :</w:t>
      </w:r>
    </w:p>
    <w:p w14:paraId="5196693E" w14:textId="07F5B801" w:rsidR="00624960" w:rsidRPr="00DA0803" w:rsidRDefault="00DA0803">
      <w:pPr>
        <w:keepNext/>
        <w:ind w:left="0" w:firstLine="0"/>
        <w:jc w:val="center"/>
        <w:rPr>
          <w:lang w:val="en-US"/>
        </w:rPr>
        <w:pPrChange w:id="2155" w:author="Heritiana" w:date="2021-02-18T12:10:00Z">
          <w:pPr>
            <w:keepNext/>
            <w:ind w:left="0" w:firstLine="0"/>
          </w:pPr>
        </w:pPrChange>
      </w:pPr>
      <w:r>
        <w:rPr>
          <w:noProof/>
        </w:rPr>
        <w:drawing>
          <wp:inline distT="0" distB="0" distL="0" distR="0" wp14:anchorId="78A0A40D" wp14:editId="45C28591">
            <wp:extent cx="5720080" cy="2169160"/>
            <wp:effectExtent l="0" t="0" r="0" b="2540"/>
            <wp:docPr id="1376" name="Imag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14:paraId="125060AB" w14:textId="5CF36ED5" w:rsidR="00111834" w:rsidRDefault="00624960" w:rsidP="006227B8">
      <w:pPr>
        <w:pStyle w:val="Lgende"/>
      </w:pPr>
      <w:bookmarkStart w:id="2156" w:name="_Toc67063151"/>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57" w:author="Heritiana" w:date="2021-03-19T16:17:00Z">
        <w:r w:rsidR="006048F2">
          <w:rPr>
            <w:noProof/>
          </w:rPr>
          <w:t>40</w:t>
        </w:r>
      </w:ins>
      <w:ins w:id="2158" w:author="ADMIN" w:date="2021-03-15T16:10:00Z">
        <w:del w:id="2159" w:author="Heritiana" w:date="2021-03-19T16:02:00Z">
          <w:r w:rsidR="00164A93" w:rsidDel="007E6FB2">
            <w:rPr>
              <w:noProof/>
            </w:rPr>
            <w:delText>41</w:delText>
          </w:r>
        </w:del>
      </w:ins>
      <w:ins w:id="2160" w:author="Michael LABARRE" w:date="2021-03-12T20:12:00Z">
        <w:del w:id="2161" w:author="Heritiana" w:date="2021-03-19T16:02:00Z">
          <w:r w:rsidR="00E26CAC" w:rsidDel="007E6FB2">
            <w:rPr>
              <w:noProof/>
            </w:rPr>
            <w:delText>36</w:delText>
          </w:r>
        </w:del>
      </w:ins>
      <w:del w:id="2162" w:author="Heritiana" w:date="2021-03-19T16:02:00Z">
        <w:r w:rsidR="00E9322C" w:rsidDel="007E6FB2">
          <w:rPr>
            <w:noProof/>
          </w:rPr>
          <w:delText>23</w:delText>
        </w:r>
      </w:del>
      <w:r w:rsidR="003E6EDF">
        <w:rPr>
          <w:noProof/>
        </w:rPr>
        <w:fldChar w:fldCharType="end"/>
      </w:r>
      <w:r>
        <w:t xml:space="preserve">: </w:t>
      </w:r>
      <w:r w:rsidRPr="00455A05">
        <w:t xml:space="preserve">Mode de recherche </w:t>
      </w:r>
      <w:r w:rsidR="00F87724">
        <w:t>par type</w:t>
      </w:r>
      <w:bookmarkEnd w:id="2156"/>
    </w:p>
    <w:p w14:paraId="36018B02" w14:textId="77777777" w:rsidR="00B12B8A" w:rsidRDefault="00B12B8A" w:rsidP="00F11A4D"/>
    <w:p w14:paraId="743EAAA9" w14:textId="77777777" w:rsidR="00B12B8A" w:rsidRDefault="00B12B8A" w:rsidP="00AC22E1">
      <w:pPr>
        <w:pStyle w:val="Titre5"/>
        <w:numPr>
          <w:ilvl w:val="0"/>
          <w:numId w:val="13"/>
        </w:numPr>
      </w:pPr>
      <w:r>
        <w:t>Les résultats de recherche</w:t>
      </w:r>
    </w:p>
    <w:p w14:paraId="23260005" w14:textId="77777777" w:rsidR="00581D2C" w:rsidRDefault="00581D2C" w:rsidP="00581D2C">
      <w:r>
        <w:t>L’affichage des résultats par défaut est le suivant :</w:t>
      </w:r>
    </w:p>
    <w:p w14:paraId="03DB8594" w14:textId="41020A6A" w:rsidR="00624960" w:rsidRDefault="006A782E" w:rsidP="00624960">
      <w:pPr>
        <w:keepNext/>
      </w:pPr>
      <w:r>
        <w:rPr>
          <w:noProof/>
        </w:rPr>
        <w:lastRenderedPageBreak/>
        <w:drawing>
          <wp:inline distT="0" distB="0" distL="0" distR="0" wp14:anchorId="06564CD1" wp14:editId="4D684803">
            <wp:extent cx="5731510" cy="1274445"/>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1274445"/>
                    </a:xfrm>
                    <a:prstGeom prst="rect">
                      <a:avLst/>
                    </a:prstGeom>
                  </pic:spPr>
                </pic:pic>
              </a:graphicData>
            </a:graphic>
          </wp:inline>
        </w:drawing>
      </w:r>
    </w:p>
    <w:p w14:paraId="17A0365D" w14:textId="76A07A1E" w:rsidR="00581D2C" w:rsidRDefault="00624960" w:rsidP="00624960">
      <w:pPr>
        <w:pStyle w:val="Lgende"/>
      </w:pPr>
      <w:bookmarkStart w:id="2163" w:name="_Toc67063152"/>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64" w:author="Heritiana" w:date="2021-03-19T16:17:00Z">
        <w:r w:rsidR="006048F2">
          <w:rPr>
            <w:noProof/>
          </w:rPr>
          <w:t>41</w:t>
        </w:r>
      </w:ins>
      <w:ins w:id="2165" w:author="ADMIN" w:date="2021-03-15T16:10:00Z">
        <w:del w:id="2166" w:author="Heritiana" w:date="2021-03-19T16:02:00Z">
          <w:r w:rsidR="00164A93" w:rsidDel="007E6FB2">
            <w:rPr>
              <w:noProof/>
            </w:rPr>
            <w:delText>42</w:delText>
          </w:r>
        </w:del>
      </w:ins>
      <w:ins w:id="2167" w:author="Michael LABARRE" w:date="2021-03-12T20:12:00Z">
        <w:del w:id="2168" w:author="Heritiana" w:date="2021-03-19T16:02:00Z">
          <w:r w:rsidR="00E26CAC" w:rsidDel="007E6FB2">
            <w:rPr>
              <w:noProof/>
            </w:rPr>
            <w:delText>37</w:delText>
          </w:r>
        </w:del>
      </w:ins>
      <w:del w:id="2169" w:author="Heritiana" w:date="2021-03-19T16:02:00Z">
        <w:r w:rsidR="00E9322C" w:rsidDel="007E6FB2">
          <w:rPr>
            <w:noProof/>
          </w:rPr>
          <w:delText>24</w:delText>
        </w:r>
      </w:del>
      <w:r w:rsidR="003E6EDF">
        <w:rPr>
          <w:noProof/>
        </w:rPr>
        <w:fldChar w:fldCharType="end"/>
      </w:r>
      <w:r>
        <w:t xml:space="preserve">: Résultat de recherche </w:t>
      </w:r>
      <w:r w:rsidR="006A782E">
        <w:t>par défaut</w:t>
      </w:r>
      <w:bookmarkEnd w:id="2163"/>
    </w:p>
    <w:p w14:paraId="78525F14" w14:textId="77777777" w:rsidR="00581D2C" w:rsidRDefault="00581D2C" w:rsidP="00581D2C">
      <w:r>
        <w:t>En activant la vue compacte, ces résultats seront réorganisés dans un tableau synthétique :</w:t>
      </w:r>
    </w:p>
    <w:p w14:paraId="0B16858B" w14:textId="2D998BCB" w:rsidR="00624960" w:rsidRDefault="006A782E">
      <w:pPr>
        <w:keepNext/>
        <w:jc w:val="center"/>
        <w:pPrChange w:id="2170" w:author="Heritiana" w:date="2021-02-18T12:10:00Z">
          <w:pPr>
            <w:keepNext/>
          </w:pPr>
        </w:pPrChange>
      </w:pPr>
      <w:r>
        <w:rPr>
          <w:noProof/>
        </w:rPr>
        <w:drawing>
          <wp:inline distT="0" distB="0" distL="0" distR="0" wp14:anchorId="7694A70F" wp14:editId="0515AFC7">
            <wp:extent cx="5731510" cy="400050"/>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400050"/>
                    </a:xfrm>
                    <a:prstGeom prst="rect">
                      <a:avLst/>
                    </a:prstGeom>
                  </pic:spPr>
                </pic:pic>
              </a:graphicData>
            </a:graphic>
          </wp:inline>
        </w:drawing>
      </w:r>
    </w:p>
    <w:p w14:paraId="7A0DE1F6" w14:textId="7E25B0FC" w:rsidR="00581D2C" w:rsidRDefault="00624960" w:rsidP="00624960">
      <w:pPr>
        <w:pStyle w:val="Lgende"/>
      </w:pPr>
      <w:bookmarkStart w:id="2171" w:name="_Toc67063153"/>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72" w:author="Heritiana" w:date="2021-03-19T16:17:00Z">
        <w:r w:rsidR="006048F2">
          <w:rPr>
            <w:noProof/>
          </w:rPr>
          <w:t>42</w:t>
        </w:r>
      </w:ins>
      <w:ins w:id="2173" w:author="ADMIN" w:date="2021-03-15T16:10:00Z">
        <w:del w:id="2174" w:author="Heritiana" w:date="2021-03-19T16:02:00Z">
          <w:r w:rsidR="00164A93" w:rsidDel="007E6FB2">
            <w:rPr>
              <w:noProof/>
            </w:rPr>
            <w:delText>43</w:delText>
          </w:r>
        </w:del>
      </w:ins>
      <w:ins w:id="2175" w:author="Michael LABARRE" w:date="2021-03-12T20:12:00Z">
        <w:del w:id="2176" w:author="Heritiana" w:date="2021-03-19T16:02:00Z">
          <w:r w:rsidR="00E26CAC" w:rsidDel="007E6FB2">
            <w:rPr>
              <w:noProof/>
            </w:rPr>
            <w:delText>38</w:delText>
          </w:r>
        </w:del>
      </w:ins>
      <w:del w:id="2177" w:author="Heritiana" w:date="2021-03-19T16:02:00Z">
        <w:r w:rsidR="00E9322C" w:rsidDel="007E6FB2">
          <w:rPr>
            <w:noProof/>
          </w:rPr>
          <w:delText>25</w:delText>
        </w:r>
      </w:del>
      <w:r w:rsidR="003E6EDF">
        <w:rPr>
          <w:noProof/>
        </w:rPr>
        <w:fldChar w:fldCharType="end"/>
      </w:r>
      <w:r>
        <w:t xml:space="preserve">: </w:t>
      </w:r>
      <w:r w:rsidRPr="009A26B9">
        <w:t>Ré</w:t>
      </w:r>
      <w:r>
        <w:t>sultat de recherche en mode compact</w:t>
      </w:r>
      <w:bookmarkEnd w:id="2171"/>
    </w:p>
    <w:p w14:paraId="01A28A9D" w14:textId="77777777" w:rsidR="00581D2C" w:rsidRDefault="00581D2C" w:rsidP="00581D2C"/>
    <w:p w14:paraId="53AC6068" w14:textId="77777777" w:rsidR="00581D2C" w:rsidRDefault="00581D2C" w:rsidP="00581D2C">
      <w:r>
        <w:t>En cliquant sur le document recherché, la plateforme sera automatiquement reconduite dans l’affichage en mode Bureau pour que l’utilisateur puisse voir le fichier dans son emplacement source.</w:t>
      </w:r>
    </w:p>
    <w:p w14:paraId="16FB588A" w14:textId="77777777" w:rsidR="00D322F7" w:rsidRDefault="00D322F7" w:rsidP="00C0319F">
      <w:pPr>
        <w:ind w:left="0" w:firstLine="0"/>
      </w:pPr>
    </w:p>
    <w:p w14:paraId="7C2149EA" w14:textId="7DE83B34" w:rsidR="006B5649" w:rsidRDefault="006B5649" w:rsidP="006B5649">
      <w:pPr>
        <w:pStyle w:val="Titre7"/>
      </w:pPr>
      <w:r>
        <w:t>Remarque :</w:t>
      </w:r>
    </w:p>
    <w:p w14:paraId="00476CB4" w14:textId="77777777" w:rsidR="006B5649" w:rsidRDefault="006B5649" w:rsidP="006B5649">
      <w:r>
        <w:t>Dans le cas où la méthode de recherche est par mot-clé :</w:t>
      </w:r>
    </w:p>
    <w:p w14:paraId="49806098" w14:textId="6FBF2431" w:rsidR="006B5649" w:rsidRDefault="00035B83" w:rsidP="00AC22E1">
      <w:pPr>
        <w:pStyle w:val="Paragraphedeliste"/>
        <w:numPr>
          <w:ilvl w:val="0"/>
          <w:numId w:val="7"/>
        </w:numPr>
      </w:pPr>
      <w:r>
        <w:t xml:space="preserve">le </w:t>
      </w:r>
      <w:r w:rsidR="006B5649">
        <w:t xml:space="preserve">résultat par défaut fera ressortir tous les documents contenant le mot-clé dans son </w:t>
      </w:r>
      <w:r w:rsidR="006B5649" w:rsidRPr="006B5649">
        <w:rPr>
          <w:b/>
        </w:rPr>
        <w:t>contenu</w:t>
      </w:r>
      <w:r w:rsidR="006B5649">
        <w:t>, tandis que</w:t>
      </w:r>
    </w:p>
    <w:p w14:paraId="562FC9BE" w14:textId="376E406C" w:rsidR="006B5649" w:rsidRDefault="00035B83" w:rsidP="00AC22E1">
      <w:pPr>
        <w:pStyle w:val="Paragraphedeliste"/>
        <w:numPr>
          <w:ilvl w:val="0"/>
          <w:numId w:val="7"/>
        </w:numPr>
      </w:pPr>
      <w:r>
        <w:t xml:space="preserve">le </w:t>
      </w:r>
      <w:r w:rsidR="006B5649">
        <w:t xml:space="preserve">résultat en mode vue compacte affichera tous les documents contenant le mot-clé dans son </w:t>
      </w:r>
      <w:r w:rsidR="003C43F4">
        <w:rPr>
          <w:b/>
        </w:rPr>
        <w:t>ensemble : titre, contenu, etc.</w:t>
      </w:r>
    </w:p>
    <w:p w14:paraId="152424A0" w14:textId="77777777" w:rsidR="006B5649" w:rsidRDefault="006B5649" w:rsidP="00C0319F">
      <w:pPr>
        <w:ind w:left="0" w:firstLine="0"/>
      </w:pPr>
    </w:p>
    <w:p w14:paraId="32A5EF1F" w14:textId="5AA2707D" w:rsidR="006B5649" w:rsidRDefault="006B5649" w:rsidP="00C0319F">
      <w:pPr>
        <w:ind w:left="0" w:firstLine="0"/>
      </w:pPr>
      <w:r>
        <w:t>Ci-après un exemple avec le mot « </w:t>
      </w:r>
      <w:r w:rsidR="007611B0">
        <w:t>rapport </w:t>
      </w:r>
      <w:r>
        <w:t>»</w:t>
      </w:r>
    </w:p>
    <w:p w14:paraId="2A7826BB" w14:textId="48726073" w:rsidR="006B5649" w:rsidRPr="003C43F4" w:rsidRDefault="006B5649" w:rsidP="00C0319F">
      <w:pPr>
        <w:ind w:left="0" w:firstLine="0"/>
        <w:rPr>
          <w:i/>
          <w:u w:val="single"/>
        </w:rPr>
      </w:pPr>
      <w:r w:rsidRPr="003C43F4">
        <w:rPr>
          <w:i/>
          <w:u w:val="single"/>
        </w:rPr>
        <w:t>Résultat par défaut :</w:t>
      </w:r>
    </w:p>
    <w:p w14:paraId="06096466" w14:textId="4EA8E9A1" w:rsidR="006B5649" w:rsidRDefault="006A782E">
      <w:pPr>
        <w:ind w:left="0" w:firstLine="0"/>
        <w:jc w:val="center"/>
        <w:pPrChange w:id="2178" w:author="Heritiana" w:date="2021-02-18T12:10:00Z">
          <w:pPr>
            <w:ind w:left="0" w:firstLine="0"/>
          </w:pPr>
        </w:pPrChange>
      </w:pPr>
      <w:r>
        <w:rPr>
          <w:noProof/>
        </w:rPr>
        <w:drawing>
          <wp:inline distT="0" distB="0" distL="0" distR="0" wp14:anchorId="4117A1BA" wp14:editId="0E531A16">
            <wp:extent cx="5731510" cy="1274445"/>
            <wp:effectExtent l="0" t="0" r="2540" b="1905"/>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26"/>
                    <a:stretch>
                      <a:fillRect/>
                    </a:stretch>
                  </pic:blipFill>
                  <pic:spPr>
                    <a:xfrm>
                      <a:off x="0" y="0"/>
                      <a:ext cx="5731510" cy="1274445"/>
                    </a:xfrm>
                    <a:prstGeom prst="rect">
                      <a:avLst/>
                    </a:prstGeom>
                  </pic:spPr>
                </pic:pic>
              </a:graphicData>
            </a:graphic>
          </wp:inline>
        </w:drawing>
      </w:r>
    </w:p>
    <w:p w14:paraId="5D02A4F0" w14:textId="5AEABEC6" w:rsidR="006B5649" w:rsidRPr="003C43F4" w:rsidRDefault="006B5649" w:rsidP="00C0319F">
      <w:pPr>
        <w:ind w:left="0" w:firstLine="0"/>
        <w:rPr>
          <w:i/>
          <w:u w:val="single"/>
        </w:rPr>
      </w:pPr>
      <w:r w:rsidRPr="003C43F4">
        <w:rPr>
          <w:i/>
          <w:u w:val="single"/>
        </w:rPr>
        <w:t>Résultat affichée en mode compacte :</w:t>
      </w:r>
    </w:p>
    <w:p w14:paraId="59289719" w14:textId="652A0B8F" w:rsidR="006B5649" w:rsidRDefault="007611B0">
      <w:pPr>
        <w:ind w:left="0" w:firstLine="0"/>
        <w:jc w:val="center"/>
        <w:pPrChange w:id="2179" w:author="Heritiana" w:date="2021-02-18T12:10:00Z">
          <w:pPr>
            <w:ind w:left="0" w:firstLine="0"/>
          </w:pPr>
        </w:pPrChange>
      </w:pPr>
      <w:r>
        <w:rPr>
          <w:noProof/>
        </w:rPr>
        <w:drawing>
          <wp:inline distT="0" distB="0" distL="0" distR="0" wp14:anchorId="190A68F5" wp14:editId="30F2FFE0">
            <wp:extent cx="5731510" cy="898525"/>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898525"/>
                    </a:xfrm>
                    <a:prstGeom prst="rect">
                      <a:avLst/>
                    </a:prstGeom>
                  </pic:spPr>
                </pic:pic>
              </a:graphicData>
            </a:graphic>
          </wp:inline>
        </w:drawing>
      </w:r>
    </w:p>
    <w:p w14:paraId="26A8A618" w14:textId="77777777" w:rsidR="006B5649" w:rsidRDefault="006B5649" w:rsidP="00C0319F">
      <w:pPr>
        <w:ind w:left="0" w:firstLine="0"/>
      </w:pPr>
    </w:p>
    <w:p w14:paraId="517D4E0C" w14:textId="77777777" w:rsidR="00D65974" w:rsidRDefault="00D65974" w:rsidP="00AC22E1">
      <w:pPr>
        <w:pStyle w:val="Titre5"/>
        <w:numPr>
          <w:ilvl w:val="0"/>
          <w:numId w:val="13"/>
        </w:numPr>
      </w:pPr>
      <w:r>
        <w:t>Le panneau de recherche</w:t>
      </w:r>
    </w:p>
    <w:p w14:paraId="4F28003E" w14:textId="77777777" w:rsidR="00D65974" w:rsidRDefault="00D65974" w:rsidP="00D65974">
      <w:r>
        <w:t>Ce panneau contient les recherches enregistrées.</w:t>
      </w:r>
    </w:p>
    <w:p w14:paraId="4C9E3B37" w14:textId="77777777" w:rsidR="00D65974" w:rsidRDefault="00D65974" w:rsidP="00D65974">
      <w:r>
        <w:lastRenderedPageBreak/>
        <w:t>Les recherches stockées affichent une liste des recherches qui ont été enregistrées pour être utilisées ultérieurement. En effectuant un clic droit sur la recherche stockée, un menu contextuel avec ces options s’affichera :</w:t>
      </w:r>
    </w:p>
    <w:tbl>
      <w:tblPr>
        <w:tblStyle w:val="TableauGrille1Clair"/>
        <w:tblW w:w="0" w:type="auto"/>
        <w:tblLook w:val="04A0" w:firstRow="1" w:lastRow="0" w:firstColumn="1" w:lastColumn="0" w:noHBand="0" w:noVBand="1"/>
      </w:tblPr>
      <w:tblGrid>
        <w:gridCol w:w="2547"/>
        <w:gridCol w:w="6469"/>
      </w:tblGrid>
      <w:tr w:rsidR="00D65974" w14:paraId="243F276A" w14:textId="77777777" w:rsidTr="00D65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528E03" w14:textId="77777777" w:rsidR="00D65974" w:rsidRDefault="00D65974" w:rsidP="00D65974">
            <w:pPr>
              <w:ind w:left="0" w:firstLine="0"/>
            </w:pPr>
            <w:r>
              <w:t>Icône</w:t>
            </w:r>
          </w:p>
        </w:tc>
        <w:tc>
          <w:tcPr>
            <w:tcW w:w="6469" w:type="dxa"/>
          </w:tcPr>
          <w:p w14:paraId="131EEB8C" w14:textId="77777777" w:rsidR="00D65974" w:rsidRDefault="00D65974" w:rsidP="00D65974">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D65974" w14:paraId="4F72B4D8" w14:textId="77777777" w:rsidTr="00D65974">
        <w:tc>
          <w:tcPr>
            <w:cnfStyle w:val="001000000000" w:firstRow="0" w:lastRow="0" w:firstColumn="1" w:lastColumn="0" w:oddVBand="0" w:evenVBand="0" w:oddHBand="0" w:evenHBand="0" w:firstRowFirstColumn="0" w:firstRowLastColumn="0" w:lastRowFirstColumn="0" w:lastRowLastColumn="0"/>
            <w:tcW w:w="2547" w:type="dxa"/>
          </w:tcPr>
          <w:p w14:paraId="25D7C0E9" w14:textId="77777777" w:rsidR="00D65974" w:rsidRDefault="00D65974" w:rsidP="00D65974">
            <w:pPr>
              <w:ind w:left="0" w:firstLine="0"/>
            </w:pPr>
            <w:r>
              <w:rPr>
                <w:noProof/>
              </w:rPr>
              <w:drawing>
                <wp:inline distT="0" distB="0" distL="0" distR="0" wp14:anchorId="74ADECEF" wp14:editId="4F677D84">
                  <wp:extent cx="190500" cy="219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90500" cy="219075"/>
                          </a:xfrm>
                          <a:prstGeom prst="rect">
                            <a:avLst/>
                          </a:prstGeom>
                        </pic:spPr>
                      </pic:pic>
                    </a:graphicData>
                  </a:graphic>
                </wp:inline>
              </w:drawing>
            </w:r>
          </w:p>
        </w:tc>
        <w:tc>
          <w:tcPr>
            <w:tcW w:w="6469" w:type="dxa"/>
          </w:tcPr>
          <w:p w14:paraId="61107559" w14:textId="77777777" w:rsidR="00D65974" w:rsidRDefault="00D65974" w:rsidP="006A782E">
            <w:pPr>
              <w:ind w:left="0" w:firstLine="0"/>
              <w:cnfStyle w:val="000000000000" w:firstRow="0" w:lastRow="0" w:firstColumn="0" w:lastColumn="0" w:oddVBand="0" w:evenVBand="0" w:oddHBand="0" w:evenHBand="0" w:firstRowFirstColumn="0" w:firstRowLastColumn="0" w:lastRowFirstColumn="0" w:lastRowLastColumn="0"/>
            </w:pPr>
            <w:r>
              <w:t>Démarre ou exécute la recherche stockée.</w:t>
            </w:r>
          </w:p>
        </w:tc>
      </w:tr>
      <w:tr w:rsidR="00D65974" w14:paraId="36B46B8C" w14:textId="77777777" w:rsidTr="00D65974">
        <w:tc>
          <w:tcPr>
            <w:cnfStyle w:val="001000000000" w:firstRow="0" w:lastRow="0" w:firstColumn="1" w:lastColumn="0" w:oddVBand="0" w:evenVBand="0" w:oddHBand="0" w:evenHBand="0" w:firstRowFirstColumn="0" w:firstRowLastColumn="0" w:lastRowFirstColumn="0" w:lastRowLastColumn="0"/>
            <w:tcW w:w="2547" w:type="dxa"/>
          </w:tcPr>
          <w:p w14:paraId="7E909051" w14:textId="77777777" w:rsidR="00D65974" w:rsidRDefault="00D65974" w:rsidP="00D65974">
            <w:pPr>
              <w:ind w:left="0" w:firstLine="0"/>
            </w:pPr>
            <w:r>
              <w:rPr>
                <w:noProof/>
              </w:rPr>
              <w:drawing>
                <wp:inline distT="0" distB="0" distL="0" distR="0" wp14:anchorId="504711FC" wp14:editId="5189D300">
                  <wp:extent cx="276225" cy="2381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6225" cy="238125"/>
                          </a:xfrm>
                          <a:prstGeom prst="rect">
                            <a:avLst/>
                          </a:prstGeom>
                        </pic:spPr>
                      </pic:pic>
                    </a:graphicData>
                  </a:graphic>
                </wp:inline>
              </w:drawing>
            </w:r>
          </w:p>
        </w:tc>
        <w:tc>
          <w:tcPr>
            <w:tcW w:w="6469" w:type="dxa"/>
          </w:tcPr>
          <w:p w14:paraId="0AFD6911" w14:textId="77777777" w:rsidR="00D65974" w:rsidRDefault="00D65974" w:rsidP="00D65974">
            <w:pPr>
              <w:ind w:left="0" w:firstLine="0"/>
              <w:cnfStyle w:val="000000000000" w:firstRow="0" w:lastRow="0" w:firstColumn="0" w:lastColumn="0" w:oddVBand="0" w:evenVBand="0" w:oddHBand="0" w:evenHBand="0" w:firstRowFirstColumn="0" w:firstRowLastColumn="0" w:lastRowFirstColumn="0" w:lastRowLastColumn="0"/>
            </w:pPr>
            <w:r>
              <w:t>Supprime</w:t>
            </w:r>
            <w:r w:rsidRPr="004973DF">
              <w:t xml:space="preserve"> une recherche enregistrée.</w:t>
            </w:r>
          </w:p>
        </w:tc>
      </w:tr>
    </w:tbl>
    <w:p w14:paraId="428EA071" w14:textId="77777777" w:rsidR="00D65974" w:rsidRDefault="00D65974" w:rsidP="00D65974">
      <w:r>
        <w:t>A noter que l</w:t>
      </w:r>
      <w:r w:rsidRPr="004973DF">
        <w:t>es recherches</w:t>
      </w:r>
      <w:r>
        <w:t xml:space="preserve"> ne peuvent être</w:t>
      </w:r>
      <w:r w:rsidRPr="004973DF">
        <w:t xml:space="preserve"> enregistrées </w:t>
      </w:r>
      <w:r>
        <w:t xml:space="preserve">qu’en mode de recherche avancé et </w:t>
      </w:r>
      <w:r w:rsidRPr="004973DF">
        <w:t>ne sont visibles que pour l'utilisateur qui les a créées.</w:t>
      </w:r>
    </w:p>
    <w:p w14:paraId="3A2649B9" w14:textId="77777777" w:rsidR="00D65974" w:rsidRDefault="00D65974" w:rsidP="00C0319F">
      <w:pPr>
        <w:ind w:left="0" w:firstLine="0"/>
      </w:pPr>
    </w:p>
    <w:p w14:paraId="43807482" w14:textId="77777777" w:rsidR="00D322F7" w:rsidRDefault="00D322F7" w:rsidP="00D322F7">
      <w:pPr>
        <w:pStyle w:val="Titre4"/>
      </w:pPr>
      <w:bookmarkStart w:id="2180" w:name="_Toc67063109"/>
      <w:r>
        <w:t>Option d’affichage : Le tableau de bord</w:t>
      </w:r>
      <w:bookmarkEnd w:id="2180"/>
    </w:p>
    <w:p w14:paraId="320278EB" w14:textId="77777777" w:rsidR="00D322F7" w:rsidRDefault="00D322F7" w:rsidP="00D322F7">
      <w:r>
        <w:t xml:space="preserve">Le tableau de bord permet à l’utilisateur d'avoir une vue globale de l'activité de l'application tant au niveau de son espace personnel qu’au niveau de l’application en général, à la limite de son accès aux données </w:t>
      </w:r>
      <w:r w:rsidR="00835571">
        <w:t xml:space="preserve">ou </w:t>
      </w:r>
      <w:r w:rsidR="00835571" w:rsidRPr="00835571">
        <w:t xml:space="preserve">du niveau d'accès de sécurité </w:t>
      </w:r>
      <w:r>
        <w:t>des autres utilisateurs.</w:t>
      </w:r>
    </w:p>
    <w:p w14:paraId="23E5931C" w14:textId="77777777" w:rsidR="00D322F7" w:rsidRDefault="00D322F7" w:rsidP="00D322F7">
      <w:pPr>
        <w:ind w:left="35" w:firstLine="0"/>
      </w:pPr>
      <w:r>
        <w:t>En effet, chaque utilisateur dispose de son ensemble de tableau de bord.</w:t>
      </w:r>
    </w:p>
    <w:p w14:paraId="39495471" w14:textId="77777777" w:rsidR="00D322F7" w:rsidRDefault="00D322F7" w:rsidP="00835571">
      <w:pPr>
        <w:ind w:left="0" w:firstLine="0"/>
      </w:pPr>
    </w:p>
    <w:p w14:paraId="4D394087" w14:textId="77777777" w:rsidR="00D322F7" w:rsidRDefault="00835571" w:rsidP="00D322F7">
      <w:r>
        <w:t>Le panneau du tableau de bord comprend :</w:t>
      </w:r>
    </w:p>
    <w:p w14:paraId="286D4DD7" w14:textId="369491FA" w:rsidR="00D322F7" w:rsidRDefault="00035B83" w:rsidP="00AC22E1">
      <w:pPr>
        <w:pStyle w:val="Paragraphedeliste"/>
        <w:numPr>
          <w:ilvl w:val="0"/>
          <w:numId w:val="12"/>
        </w:numPr>
      </w:pPr>
      <w:r>
        <w:t xml:space="preserve">vue </w:t>
      </w:r>
      <w:r w:rsidR="00835571">
        <w:t xml:space="preserve">utilisateur : Affiche les </w:t>
      </w:r>
      <w:r w:rsidR="00CB67CF">
        <w:t xml:space="preserve">activités qu’il a effectuées </w:t>
      </w:r>
      <w:r w:rsidR="00D322F7">
        <w:t>dans le système</w:t>
      </w:r>
    </w:p>
    <w:p w14:paraId="62E100F4" w14:textId="42D83A56" w:rsidR="00D322F7" w:rsidRDefault="00035B83" w:rsidP="00AC22E1">
      <w:pPr>
        <w:pStyle w:val="Paragraphedeliste"/>
        <w:numPr>
          <w:ilvl w:val="0"/>
          <w:numId w:val="12"/>
        </w:numPr>
      </w:pPr>
      <w:r>
        <w:t xml:space="preserve">vue </w:t>
      </w:r>
      <w:r w:rsidR="00835571">
        <w:t>générale :</w:t>
      </w:r>
      <w:r w:rsidR="00D322F7">
        <w:t xml:space="preserve"> Affiche une vue globale</w:t>
      </w:r>
      <w:r w:rsidR="00835571">
        <w:t xml:space="preserve"> de l'activité de l'application</w:t>
      </w:r>
      <w:r>
        <w:t>,</w:t>
      </w:r>
    </w:p>
    <w:p w14:paraId="6CEE7485" w14:textId="3BE92C80" w:rsidR="00835571" w:rsidRDefault="00035B83" w:rsidP="00AC22E1">
      <w:pPr>
        <w:pStyle w:val="Paragraphedeliste"/>
        <w:numPr>
          <w:ilvl w:val="0"/>
          <w:numId w:val="12"/>
        </w:numPr>
      </w:pPr>
      <w:r>
        <w:t>processus </w:t>
      </w:r>
      <w:r w:rsidR="00835571">
        <w:t>: Les utilisateurs travaillent dans des tâches de processus métier de l'entreprise</w:t>
      </w:r>
      <w:r>
        <w:t>.</w:t>
      </w:r>
    </w:p>
    <w:p w14:paraId="734363CB" w14:textId="77777777" w:rsidR="00835571" w:rsidRDefault="00835571" w:rsidP="00D322F7"/>
    <w:p w14:paraId="4A4758CA" w14:textId="0794C907" w:rsidR="00CB67CF" w:rsidRDefault="00CB67CF" w:rsidP="00CB67CF">
      <w:pPr>
        <w:pStyle w:val="Titre7"/>
      </w:pPr>
      <w:r>
        <w:t>Remarque :</w:t>
      </w:r>
    </w:p>
    <w:p w14:paraId="5046E5C8" w14:textId="473152EE" w:rsidR="00CB67CF" w:rsidRDefault="00CB67CF" w:rsidP="00D322F7">
      <w:r>
        <w:t>Il est à noter que les documents sont affichés dans un ordre de chronologie inversée.</w:t>
      </w:r>
    </w:p>
    <w:p w14:paraId="7CE7F2F3" w14:textId="77777777" w:rsidR="00CB67CF" w:rsidRDefault="00CB67CF" w:rsidP="00D322F7"/>
    <w:p w14:paraId="7B58632B" w14:textId="77777777" w:rsidR="00835571" w:rsidRDefault="00835571" w:rsidP="00CB67CF">
      <w:pPr>
        <w:pStyle w:val="Titre5"/>
        <w:numPr>
          <w:ilvl w:val="0"/>
          <w:numId w:val="33"/>
        </w:numPr>
      </w:pPr>
      <w:r>
        <w:t>Vue utilisateur</w:t>
      </w:r>
    </w:p>
    <w:p w14:paraId="08E175B7" w14:textId="0CEDF7CC" w:rsidR="00835571" w:rsidRDefault="00835571" w:rsidP="00835571">
      <w:r>
        <w:t xml:space="preserve">A travers cette mode, un </w:t>
      </w:r>
      <w:r w:rsidR="00020DEA">
        <w:t>Utilisateur au sein de l’ARSM</w:t>
      </w:r>
      <w:r w:rsidR="00A13D47">
        <w:t xml:space="preserve"> </w:t>
      </w:r>
      <w:r>
        <w:t xml:space="preserve">peut faire un suivi des documents et/ou dossiers </w:t>
      </w:r>
      <w:r w:rsidR="00E17B5B">
        <w:t>qui lui concernent :</w:t>
      </w:r>
    </w:p>
    <w:p w14:paraId="4C6DA228" w14:textId="04BA0809" w:rsidR="00835571" w:rsidRDefault="00CB67CF" w:rsidP="00AC22E1">
      <w:pPr>
        <w:pStyle w:val="Paragraphedeliste"/>
        <w:numPr>
          <w:ilvl w:val="0"/>
          <w:numId w:val="12"/>
        </w:numPr>
      </w:pPr>
      <w:r>
        <w:t>v</w:t>
      </w:r>
      <w:r w:rsidR="00035B83">
        <w:t>errouillés</w:t>
      </w:r>
      <w:r w:rsidR="00D96645">
        <w:t xml:space="preserve"> (en cours de traitement)</w:t>
      </w:r>
      <w:r w:rsidR="004B27A7">
        <w:t> :</w:t>
      </w:r>
      <w:r w:rsidR="004B27A7" w:rsidRPr="004B27A7">
        <w:t xml:space="preserve"> </w:t>
      </w:r>
      <w:r>
        <w:t>l</w:t>
      </w:r>
      <w:r w:rsidR="004B27A7" w:rsidRPr="004B27A7">
        <w:t>e verrouillage d</w:t>
      </w:r>
      <w:r w:rsidR="004B27A7">
        <w:t>’</w:t>
      </w:r>
      <w:r w:rsidR="004B27A7" w:rsidRPr="004B27A7">
        <w:t>u</w:t>
      </w:r>
      <w:r w:rsidR="004B27A7">
        <w:t>n</w:t>
      </w:r>
      <w:r w:rsidR="004B27A7" w:rsidRPr="004B27A7">
        <w:t xml:space="preserve"> dossier garantit qu'aucun autre utilisateur du système ne peut modifier son contenu</w:t>
      </w:r>
      <w:r w:rsidR="00035B83">
        <w:t>,</w:t>
      </w:r>
    </w:p>
    <w:p w14:paraId="24F2A69C" w14:textId="514A8DE2" w:rsidR="00835571" w:rsidRDefault="00035B83" w:rsidP="00AC22E1">
      <w:pPr>
        <w:pStyle w:val="Paragraphedeliste"/>
        <w:numPr>
          <w:ilvl w:val="0"/>
          <w:numId w:val="12"/>
        </w:numPr>
      </w:pPr>
      <w:r>
        <w:t>réservés</w:t>
      </w:r>
      <w:r w:rsidR="00E17B5B">
        <w:t> : les rapports qui ont été acceptés et refusés</w:t>
      </w:r>
      <w:r>
        <w:t>,</w:t>
      </w:r>
    </w:p>
    <w:p w14:paraId="0BEE6C7E" w14:textId="5FA1FB72" w:rsidR="00835571" w:rsidRDefault="00035B83" w:rsidP="00AC22E1">
      <w:pPr>
        <w:pStyle w:val="Paragraphedeliste"/>
        <w:numPr>
          <w:ilvl w:val="0"/>
          <w:numId w:val="12"/>
        </w:numPr>
      </w:pPr>
      <w:r>
        <w:t>téléchargés</w:t>
      </w:r>
      <w:r w:rsidR="004574A3">
        <w:t> : enregistrés depuis la plateforme dans l’appareil de l’utilisateur</w:t>
      </w:r>
      <w:r>
        <w:t>,</w:t>
      </w:r>
    </w:p>
    <w:p w14:paraId="54C4CBA1" w14:textId="450E0594" w:rsidR="00835571" w:rsidRDefault="00035B83" w:rsidP="00AC22E1">
      <w:pPr>
        <w:pStyle w:val="Paragraphedeliste"/>
        <w:numPr>
          <w:ilvl w:val="0"/>
          <w:numId w:val="12"/>
        </w:numPr>
      </w:pPr>
      <w:r>
        <w:t>auxquels il est abonné,</w:t>
      </w:r>
    </w:p>
    <w:p w14:paraId="1CC4BFA0" w14:textId="04891912" w:rsidR="00835571" w:rsidRDefault="00035B83" w:rsidP="00AC22E1">
      <w:pPr>
        <w:pStyle w:val="Paragraphedeliste"/>
        <w:numPr>
          <w:ilvl w:val="0"/>
          <w:numId w:val="12"/>
        </w:numPr>
      </w:pPr>
      <w:r>
        <w:t>modifiés,</w:t>
      </w:r>
    </w:p>
    <w:p w14:paraId="42F81253" w14:textId="6C80D440" w:rsidR="00D322F7" w:rsidRDefault="00035B83" w:rsidP="00AC22E1">
      <w:pPr>
        <w:pStyle w:val="Paragraphedeliste"/>
        <w:numPr>
          <w:ilvl w:val="0"/>
          <w:numId w:val="12"/>
        </w:numPr>
      </w:pPr>
      <w:r>
        <w:t>chargés</w:t>
      </w:r>
      <w:r w:rsidR="004574A3">
        <w:t xml:space="preserve"> ou ajoutés : enregistrés depuis l’appareil de l’utilisateur à la plateforme</w:t>
      </w:r>
      <w:r>
        <w:t>.</w:t>
      </w:r>
    </w:p>
    <w:p w14:paraId="5167CBB3" w14:textId="77777777" w:rsidR="00E14680" w:rsidRDefault="00E14680" w:rsidP="00D322F7"/>
    <w:p w14:paraId="73A5F7C9" w14:textId="06C75C5E" w:rsidR="00D96645" w:rsidRDefault="00D96645" w:rsidP="00D96645">
      <w:r>
        <w:t>Par ailleurs, le Tableau de Bord indique également les rapports</w:t>
      </w:r>
      <w:r w:rsidR="00387F0F">
        <w:t xml:space="preserve"> ayant le critère « en retard »</w:t>
      </w:r>
      <w:r>
        <w:t xml:space="preserve"> suivants :</w:t>
      </w:r>
    </w:p>
    <w:p w14:paraId="411FC6E4" w14:textId="2AC06E4F" w:rsidR="00D96645" w:rsidRDefault="00D96645" w:rsidP="00AC22E1">
      <w:pPr>
        <w:pStyle w:val="Paragraphedeliste"/>
        <w:numPr>
          <w:ilvl w:val="0"/>
          <w:numId w:val="23"/>
        </w:numPr>
        <w:spacing w:line="268" w:lineRule="auto"/>
      </w:pPr>
      <w:r>
        <w:t>rapports déposés mais avec retard</w:t>
      </w:r>
      <w:r w:rsidR="00E9322C">
        <w:t> : l’utilisateur au sein de l’ARSM pourra consulter tous les rapports qui ont été déposé en retard.</w:t>
      </w:r>
    </w:p>
    <w:p w14:paraId="451DFB7E" w14:textId="09D21ABD" w:rsidR="00AC22E1" w:rsidRDefault="00E9322C">
      <w:pPr>
        <w:keepNext/>
        <w:jc w:val="center"/>
        <w:pPrChange w:id="2181" w:author="Heritiana" w:date="2021-02-18T12:10:00Z">
          <w:pPr>
            <w:keepNext/>
          </w:pPr>
        </w:pPrChange>
      </w:pPr>
      <w:r>
        <w:rPr>
          <w:noProof/>
        </w:rPr>
        <w:lastRenderedPageBreak/>
        <w:drawing>
          <wp:inline distT="0" distB="0" distL="0" distR="0" wp14:anchorId="5C5868A0" wp14:editId="1F8893C8">
            <wp:extent cx="5680699" cy="1440000"/>
            <wp:effectExtent l="0" t="0" r="0" b="8255"/>
            <wp:docPr id="1377" name="Imag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1440000"/>
                    </a:xfrm>
                    <a:prstGeom prst="rect">
                      <a:avLst/>
                    </a:prstGeom>
                  </pic:spPr>
                </pic:pic>
              </a:graphicData>
            </a:graphic>
          </wp:inline>
        </w:drawing>
      </w:r>
    </w:p>
    <w:p w14:paraId="2A45E5E5" w14:textId="25A9FEBF" w:rsidR="00AC22E1" w:rsidRDefault="00AC22E1" w:rsidP="006227B8">
      <w:pPr>
        <w:pStyle w:val="Lgende"/>
      </w:pPr>
      <w:bookmarkStart w:id="2182" w:name="_Toc67063154"/>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83" w:author="Heritiana" w:date="2021-03-19T16:17:00Z">
        <w:r w:rsidR="006048F2">
          <w:rPr>
            <w:noProof/>
          </w:rPr>
          <w:t>43</w:t>
        </w:r>
      </w:ins>
      <w:ins w:id="2184" w:author="ADMIN" w:date="2021-03-15T16:10:00Z">
        <w:del w:id="2185" w:author="Heritiana" w:date="2021-03-19T16:02:00Z">
          <w:r w:rsidR="00164A93" w:rsidDel="007E6FB2">
            <w:rPr>
              <w:noProof/>
            </w:rPr>
            <w:delText>44</w:delText>
          </w:r>
        </w:del>
      </w:ins>
      <w:ins w:id="2186" w:author="Michael LABARRE" w:date="2021-03-12T20:12:00Z">
        <w:del w:id="2187" w:author="Heritiana" w:date="2021-03-19T16:02:00Z">
          <w:r w:rsidR="00E26CAC" w:rsidDel="007E6FB2">
            <w:rPr>
              <w:noProof/>
            </w:rPr>
            <w:delText>39</w:delText>
          </w:r>
        </w:del>
      </w:ins>
      <w:del w:id="2188" w:author="Heritiana" w:date="2021-03-19T16:02:00Z">
        <w:r w:rsidR="00E9322C" w:rsidDel="007E6FB2">
          <w:rPr>
            <w:noProof/>
          </w:rPr>
          <w:delText>26</w:delText>
        </w:r>
      </w:del>
      <w:r w:rsidR="003E6EDF">
        <w:rPr>
          <w:noProof/>
        </w:rPr>
        <w:fldChar w:fldCharType="end"/>
      </w:r>
      <w:r>
        <w:t>: Les rapports</w:t>
      </w:r>
      <w:r w:rsidR="00A96CC6">
        <w:t xml:space="preserve"> déposés</w:t>
      </w:r>
      <w:r>
        <w:t xml:space="preserve"> en retard</w:t>
      </w:r>
      <w:bookmarkEnd w:id="2182"/>
    </w:p>
    <w:p w14:paraId="16C2AAC5" w14:textId="18B2C23C" w:rsidR="00AC22E1" w:rsidRDefault="00AC22E1" w:rsidP="00AC22E1">
      <w:pPr>
        <w:spacing w:line="268" w:lineRule="auto"/>
      </w:pPr>
    </w:p>
    <w:p w14:paraId="7B1DEFD1" w14:textId="25BE5781" w:rsidR="00D96645" w:rsidRDefault="00D96645" w:rsidP="00AC22E1">
      <w:pPr>
        <w:pStyle w:val="Paragraphedeliste"/>
        <w:numPr>
          <w:ilvl w:val="0"/>
          <w:numId w:val="23"/>
        </w:numPr>
        <w:spacing w:line="268" w:lineRule="auto"/>
      </w:pPr>
      <w:r>
        <w:t xml:space="preserve">rapports en retard mais </w:t>
      </w:r>
      <w:r w:rsidR="007B3883">
        <w:t xml:space="preserve">qui attendent encore d’être </w:t>
      </w:r>
      <w:r>
        <w:t>déposés</w:t>
      </w:r>
      <w:r w:rsidR="00E9322C">
        <w:t> : l’utilisateur au sein de l’ARSM pourra consulter la liste des rapports en retard qui doivent encore être déposé par les autres utilisateurs.</w:t>
      </w:r>
    </w:p>
    <w:p w14:paraId="2D328529" w14:textId="77777777" w:rsidR="00E9322C" w:rsidRDefault="00E9322C">
      <w:pPr>
        <w:keepNext/>
        <w:ind w:left="0" w:firstLine="0"/>
        <w:jc w:val="center"/>
        <w:pPrChange w:id="2189" w:author="Heritiana" w:date="2021-02-18T12:10:00Z">
          <w:pPr>
            <w:keepNext/>
            <w:ind w:left="0" w:firstLine="0"/>
          </w:pPr>
        </w:pPrChange>
      </w:pPr>
      <w:r>
        <w:rPr>
          <w:noProof/>
        </w:rPr>
        <w:drawing>
          <wp:inline distT="0" distB="0" distL="0" distR="0" wp14:anchorId="21B321CE" wp14:editId="535AB7A0">
            <wp:extent cx="5718874" cy="396000"/>
            <wp:effectExtent l="0" t="0" r="0" b="4445"/>
            <wp:docPr id="1378" name="Imag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874" cy="396000"/>
                    </a:xfrm>
                    <a:prstGeom prst="rect">
                      <a:avLst/>
                    </a:prstGeom>
                  </pic:spPr>
                </pic:pic>
              </a:graphicData>
            </a:graphic>
          </wp:inline>
        </w:drawing>
      </w:r>
    </w:p>
    <w:p w14:paraId="0665CCCF" w14:textId="418974C6" w:rsidR="005A0E79" w:rsidRDefault="00E9322C" w:rsidP="006227B8">
      <w:pPr>
        <w:pStyle w:val="Lgende"/>
      </w:pPr>
      <w:bookmarkStart w:id="2190" w:name="_Toc67063155"/>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91" w:author="Heritiana" w:date="2021-03-19T16:17:00Z">
        <w:r w:rsidR="006048F2">
          <w:rPr>
            <w:noProof/>
          </w:rPr>
          <w:t>44</w:t>
        </w:r>
      </w:ins>
      <w:ins w:id="2192" w:author="ADMIN" w:date="2021-03-15T16:10:00Z">
        <w:del w:id="2193" w:author="Heritiana" w:date="2021-03-19T16:02:00Z">
          <w:r w:rsidR="00164A93" w:rsidDel="007E6FB2">
            <w:rPr>
              <w:noProof/>
            </w:rPr>
            <w:delText>45</w:delText>
          </w:r>
        </w:del>
      </w:ins>
      <w:ins w:id="2194" w:author="Michael LABARRE" w:date="2021-03-12T20:12:00Z">
        <w:del w:id="2195" w:author="Heritiana" w:date="2021-03-19T16:02:00Z">
          <w:r w:rsidR="00E26CAC" w:rsidDel="007E6FB2">
            <w:rPr>
              <w:noProof/>
            </w:rPr>
            <w:delText>40</w:delText>
          </w:r>
        </w:del>
      </w:ins>
      <w:del w:id="2196" w:author="Heritiana" w:date="2021-03-19T16:02:00Z">
        <w:r w:rsidDel="007E6FB2">
          <w:rPr>
            <w:noProof/>
          </w:rPr>
          <w:delText>27</w:delText>
        </w:r>
      </w:del>
      <w:r w:rsidR="003E6EDF">
        <w:rPr>
          <w:noProof/>
        </w:rPr>
        <w:fldChar w:fldCharType="end"/>
      </w:r>
      <w:r>
        <w:t xml:space="preserve">: </w:t>
      </w:r>
      <w:r w:rsidRPr="00FE16C1">
        <w:t>Rapport en retard en attente de déposition</w:t>
      </w:r>
      <w:bookmarkEnd w:id="2190"/>
    </w:p>
    <w:p w14:paraId="6A1DC345" w14:textId="77777777" w:rsidR="00AC22E1" w:rsidRDefault="00AC22E1" w:rsidP="001A5B6C">
      <w:pPr>
        <w:ind w:left="0" w:firstLine="0"/>
      </w:pPr>
    </w:p>
    <w:p w14:paraId="48733041" w14:textId="66847C17" w:rsidR="00AC22E1" w:rsidRDefault="00AC22E1" w:rsidP="00AC22E1">
      <w:r>
        <w:t xml:space="preserve">Le nombre de jour de retard </w:t>
      </w:r>
      <w:r w:rsidR="007B3883">
        <w:t>et l’utilisateur au sein d’un SFD correspondant sont</w:t>
      </w:r>
      <w:r>
        <w:t xml:space="preserve"> associé</w:t>
      </w:r>
      <w:r w:rsidR="007B3883">
        <w:t>s</w:t>
      </w:r>
      <w:r>
        <w:t xml:space="preserve"> au document en question.</w:t>
      </w:r>
    </w:p>
    <w:p w14:paraId="3FDE2661" w14:textId="77777777" w:rsidR="00AC22E1" w:rsidRPr="00D322F7" w:rsidRDefault="00AC22E1" w:rsidP="001A5B6C">
      <w:pPr>
        <w:ind w:left="0" w:firstLine="0"/>
        <w:sectPr w:rsidR="00AC22E1" w:rsidRPr="00D322F7" w:rsidSect="00253A10">
          <w:pgSz w:w="11906" w:h="16838"/>
          <w:pgMar w:top="1440" w:right="1440" w:bottom="1440" w:left="1440" w:header="708" w:footer="708" w:gutter="0"/>
          <w:cols w:space="708"/>
          <w:titlePg/>
          <w:docGrid w:linePitch="360"/>
        </w:sectPr>
      </w:pPr>
    </w:p>
    <w:p w14:paraId="5C14CB46" w14:textId="01078960" w:rsidR="00002D92" w:rsidRDefault="00EC6AA1" w:rsidP="00F11A4D">
      <w:r>
        <w:lastRenderedPageBreak/>
        <w:t xml:space="preserve">Cette vue </w:t>
      </w:r>
      <w:r w:rsidR="009A4940">
        <w:t xml:space="preserve">utilisateur </w:t>
      </w:r>
      <w:r>
        <w:t>est schématisé</w:t>
      </w:r>
      <w:r w:rsidR="009A4940">
        <w:t>e</w:t>
      </w:r>
      <w:r>
        <w:t xml:space="preserve"> ci-après :</w:t>
      </w:r>
    </w:p>
    <w:p w14:paraId="24C71346" w14:textId="7B76F159" w:rsidR="00D322F7" w:rsidRDefault="00E9322C" w:rsidP="00D322F7">
      <w:pPr>
        <w:keepNext/>
      </w:pPr>
      <w:r>
        <w:rPr>
          <w:noProof/>
        </w:rPr>
        <w:drawing>
          <wp:inline distT="0" distB="0" distL="0" distR="0" wp14:anchorId="1D15D440" wp14:editId="14C5A584">
            <wp:extent cx="8637862" cy="396000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637862" cy="3960000"/>
                    </a:xfrm>
                    <a:prstGeom prst="rect">
                      <a:avLst/>
                    </a:prstGeom>
                  </pic:spPr>
                </pic:pic>
              </a:graphicData>
            </a:graphic>
          </wp:inline>
        </w:drawing>
      </w:r>
    </w:p>
    <w:p w14:paraId="043B2BEA" w14:textId="69D514A3" w:rsidR="00D322F7" w:rsidRDefault="00D322F7" w:rsidP="00D322F7">
      <w:pPr>
        <w:pStyle w:val="Lgende"/>
      </w:pPr>
      <w:bookmarkStart w:id="2197" w:name="_Toc67063156"/>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198" w:author="Heritiana" w:date="2021-03-19T16:17:00Z">
        <w:r w:rsidR="006048F2">
          <w:rPr>
            <w:noProof/>
          </w:rPr>
          <w:t>45</w:t>
        </w:r>
      </w:ins>
      <w:ins w:id="2199" w:author="ADMIN" w:date="2021-03-15T16:10:00Z">
        <w:del w:id="2200" w:author="Heritiana" w:date="2021-03-19T16:02:00Z">
          <w:r w:rsidR="00164A93" w:rsidDel="007E6FB2">
            <w:rPr>
              <w:noProof/>
            </w:rPr>
            <w:delText>46</w:delText>
          </w:r>
        </w:del>
      </w:ins>
      <w:ins w:id="2201" w:author="Michael LABARRE" w:date="2021-03-12T20:12:00Z">
        <w:del w:id="2202" w:author="Heritiana" w:date="2021-03-19T16:02:00Z">
          <w:r w:rsidR="00E26CAC" w:rsidDel="007E6FB2">
            <w:rPr>
              <w:noProof/>
            </w:rPr>
            <w:delText>41</w:delText>
          </w:r>
        </w:del>
      </w:ins>
      <w:del w:id="2203" w:author="Heritiana" w:date="2021-03-19T16:02:00Z">
        <w:r w:rsidR="00E9322C" w:rsidDel="007E6FB2">
          <w:rPr>
            <w:noProof/>
          </w:rPr>
          <w:delText>28</w:delText>
        </w:r>
      </w:del>
      <w:r w:rsidR="003E6EDF">
        <w:rPr>
          <w:noProof/>
        </w:rPr>
        <w:fldChar w:fldCharType="end"/>
      </w:r>
      <w:r>
        <w:t>: Tableau de bord - Espace privé</w:t>
      </w:r>
      <w:bookmarkEnd w:id="2197"/>
    </w:p>
    <w:p w14:paraId="6D106E6C" w14:textId="77777777" w:rsidR="00002D92" w:rsidRDefault="00EC6AA1" w:rsidP="00F11A4D">
      <w:r>
        <w:t xml:space="preserve">Les documents non lus sont maintenus en gras ainsi que la rubrique qui le contient (en plus de l’inscription « Nouveau + le nombre de documents non lus) jusqu’à ce que l’utilisateur clique sur le bouton </w:t>
      </w:r>
      <w:r>
        <w:rPr>
          <w:noProof/>
        </w:rPr>
        <w:drawing>
          <wp:inline distT="0" distB="0" distL="0" distR="0" wp14:anchorId="7814099E" wp14:editId="33C1E9E9">
            <wp:extent cx="200025" cy="190500"/>
            <wp:effectExtent l="0" t="0" r="9525" b="0"/>
            <wp:docPr id="1384" name="Imag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90500"/>
                    </a:xfrm>
                    <a:prstGeom prst="rect">
                      <a:avLst/>
                    </a:prstGeom>
                  </pic:spPr>
                </pic:pic>
              </a:graphicData>
            </a:graphic>
          </wp:inline>
        </w:drawing>
      </w:r>
      <w:r>
        <w:t xml:space="preserve"> qui désactivera par la suite les notifications.</w:t>
      </w:r>
    </w:p>
    <w:p w14:paraId="2A690AD7" w14:textId="77777777" w:rsidR="00C50C2F" w:rsidRDefault="00C50C2F" w:rsidP="00F11A4D"/>
    <w:p w14:paraId="1AD19946" w14:textId="77777777" w:rsidR="00C50C2F" w:rsidRDefault="00C50C2F" w:rsidP="00C50C2F">
      <w:pPr>
        <w:pStyle w:val="Titre5"/>
      </w:pPr>
      <w:r>
        <w:lastRenderedPageBreak/>
        <w:t>Vue générale</w:t>
      </w:r>
    </w:p>
    <w:p w14:paraId="75F1CA9F" w14:textId="16C50212" w:rsidR="00C50C2F" w:rsidRDefault="00C50C2F" w:rsidP="00C50C2F">
      <w:r>
        <w:t xml:space="preserve">A travers ce mode, un utilisateur peut faire un suivi des documents et/ou dossiers </w:t>
      </w:r>
      <w:r w:rsidR="00E17B5B">
        <w:t>qui lui concernent, mais qui concernent également ceux d’autres utilisateurs</w:t>
      </w:r>
      <w:r w:rsidR="00DF638E">
        <w:t> </w:t>
      </w:r>
      <w:r>
        <w:t>:</w:t>
      </w:r>
    </w:p>
    <w:p w14:paraId="57F73ECE" w14:textId="0407C880" w:rsidR="00F64FD1" w:rsidRDefault="00035B83" w:rsidP="00AC22E1">
      <w:pPr>
        <w:pStyle w:val="Paragraphedeliste"/>
        <w:numPr>
          <w:ilvl w:val="0"/>
          <w:numId w:val="12"/>
        </w:numPr>
      </w:pPr>
      <w:r>
        <w:t xml:space="preserve">les </w:t>
      </w:r>
      <w:r w:rsidR="00F64FD1">
        <w:t>documents les plus vus durant la semaine</w:t>
      </w:r>
      <w:r>
        <w:t>,</w:t>
      </w:r>
    </w:p>
    <w:p w14:paraId="43314738" w14:textId="1D2A750B" w:rsidR="00F64FD1" w:rsidRDefault="00035B83" w:rsidP="00AC22E1">
      <w:pPr>
        <w:pStyle w:val="Paragraphedeliste"/>
        <w:numPr>
          <w:ilvl w:val="0"/>
          <w:numId w:val="12"/>
        </w:numPr>
      </w:pPr>
      <w:r>
        <w:t xml:space="preserve">les </w:t>
      </w:r>
      <w:r w:rsidR="00F64FD1">
        <w:t>documents les plus vus durant le mois</w:t>
      </w:r>
      <w:r>
        <w:t>,</w:t>
      </w:r>
    </w:p>
    <w:p w14:paraId="5485F5C7" w14:textId="556676FD" w:rsidR="00F64FD1" w:rsidRDefault="00035B83" w:rsidP="00AC22E1">
      <w:pPr>
        <w:pStyle w:val="Paragraphedeliste"/>
        <w:numPr>
          <w:ilvl w:val="0"/>
          <w:numId w:val="12"/>
        </w:numPr>
      </w:pPr>
      <w:r>
        <w:t xml:space="preserve">les </w:t>
      </w:r>
      <w:r w:rsidR="00F64FD1">
        <w:t>documents modifiés les plus vus durant la semaine</w:t>
      </w:r>
      <w:r>
        <w:t>,</w:t>
      </w:r>
    </w:p>
    <w:p w14:paraId="3232A33E" w14:textId="460FE3A6" w:rsidR="00F64FD1" w:rsidRDefault="00035B83" w:rsidP="00AC22E1">
      <w:pPr>
        <w:pStyle w:val="Paragraphedeliste"/>
        <w:numPr>
          <w:ilvl w:val="0"/>
          <w:numId w:val="12"/>
        </w:numPr>
      </w:pPr>
      <w:r>
        <w:t xml:space="preserve">les </w:t>
      </w:r>
      <w:r w:rsidR="00F64FD1">
        <w:t>documents modifiés les plus vus durant le mois</w:t>
      </w:r>
      <w:r>
        <w:t>,</w:t>
      </w:r>
    </w:p>
    <w:p w14:paraId="0F6C0501" w14:textId="2FC881FF" w:rsidR="00CB67CF" w:rsidRDefault="00035B83" w:rsidP="00AC22E1">
      <w:pPr>
        <w:pStyle w:val="Paragraphedeliste"/>
        <w:numPr>
          <w:ilvl w:val="0"/>
          <w:numId w:val="12"/>
        </w:numPr>
      </w:pPr>
      <w:r>
        <w:t xml:space="preserve">derniers </w:t>
      </w:r>
      <w:r w:rsidR="00F64FD1">
        <w:t>documents chargés</w:t>
      </w:r>
      <w:r>
        <w:t>,</w:t>
      </w:r>
    </w:p>
    <w:p w14:paraId="0019D281" w14:textId="2FCD2866" w:rsidR="00F64FD1" w:rsidRDefault="00C50B0F" w:rsidP="00CB67CF">
      <w:pPr>
        <w:pStyle w:val="Paragraphedeliste"/>
        <w:numPr>
          <w:ilvl w:val="0"/>
          <w:numId w:val="12"/>
        </w:numPr>
      </w:pPr>
      <w:r>
        <w:t>les documents en retard</w:t>
      </w:r>
      <w:r w:rsidR="00CB67CF">
        <w:t xml:space="preserve"> de déposition</w:t>
      </w:r>
      <w:r w:rsidR="00E9322C">
        <w:t>.</w:t>
      </w:r>
    </w:p>
    <w:p w14:paraId="3ED48935" w14:textId="77777777" w:rsidR="00CB67CF" w:rsidRDefault="00CB67CF" w:rsidP="003F5D6E"/>
    <w:p w14:paraId="79AD48BF" w14:textId="0A25AEAF" w:rsidR="003F5D6E" w:rsidRDefault="003F5D6E" w:rsidP="003F5D6E">
      <w:r>
        <w:t>Cette vue est schématisé</w:t>
      </w:r>
      <w:r w:rsidR="009A4940">
        <w:t>e</w:t>
      </w:r>
      <w:r>
        <w:t xml:space="preserve"> ci-après :</w:t>
      </w:r>
    </w:p>
    <w:p w14:paraId="07CCB5D6" w14:textId="3F3EFCA1" w:rsidR="00F64FD1" w:rsidRDefault="00E9322C" w:rsidP="00F64FD1">
      <w:pPr>
        <w:keepNext/>
      </w:pPr>
      <w:r>
        <w:rPr>
          <w:noProof/>
        </w:rPr>
        <w:lastRenderedPageBreak/>
        <w:drawing>
          <wp:inline distT="0" distB="0" distL="0" distR="0" wp14:anchorId="6E6E916A" wp14:editId="460C80E0">
            <wp:extent cx="8620349" cy="3960000"/>
            <wp:effectExtent l="0" t="0" r="0" b="2540"/>
            <wp:docPr id="1381" name="Imag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620349" cy="3960000"/>
                    </a:xfrm>
                    <a:prstGeom prst="rect">
                      <a:avLst/>
                    </a:prstGeom>
                  </pic:spPr>
                </pic:pic>
              </a:graphicData>
            </a:graphic>
          </wp:inline>
        </w:drawing>
      </w:r>
    </w:p>
    <w:p w14:paraId="536889F7" w14:textId="39CF12C8" w:rsidR="00EC6AA1" w:rsidRDefault="00F64FD1" w:rsidP="00F64FD1">
      <w:pPr>
        <w:pStyle w:val="Lgende"/>
      </w:pPr>
      <w:bookmarkStart w:id="2204" w:name="_Toc67063157"/>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05" w:author="Heritiana" w:date="2021-03-19T16:17:00Z">
        <w:r w:rsidR="006048F2">
          <w:rPr>
            <w:noProof/>
          </w:rPr>
          <w:t>46</w:t>
        </w:r>
      </w:ins>
      <w:ins w:id="2206" w:author="ADMIN" w:date="2021-03-15T16:10:00Z">
        <w:del w:id="2207" w:author="Heritiana" w:date="2021-03-19T16:02:00Z">
          <w:r w:rsidR="00164A93" w:rsidDel="007E6FB2">
            <w:rPr>
              <w:noProof/>
            </w:rPr>
            <w:delText>47</w:delText>
          </w:r>
        </w:del>
      </w:ins>
      <w:ins w:id="2208" w:author="Michael LABARRE" w:date="2021-03-12T20:12:00Z">
        <w:del w:id="2209" w:author="Heritiana" w:date="2021-03-19T16:02:00Z">
          <w:r w:rsidR="00E26CAC" w:rsidDel="007E6FB2">
            <w:rPr>
              <w:noProof/>
            </w:rPr>
            <w:delText>42</w:delText>
          </w:r>
        </w:del>
      </w:ins>
      <w:del w:id="2210" w:author="Heritiana" w:date="2021-03-19T16:02:00Z">
        <w:r w:rsidR="00E9322C" w:rsidDel="007E6FB2">
          <w:rPr>
            <w:noProof/>
          </w:rPr>
          <w:delText>29</w:delText>
        </w:r>
      </w:del>
      <w:r w:rsidR="003E6EDF">
        <w:rPr>
          <w:noProof/>
        </w:rPr>
        <w:fldChar w:fldCharType="end"/>
      </w:r>
      <w:r>
        <w:t>: Tableau de bord – Vue générale</w:t>
      </w:r>
      <w:bookmarkEnd w:id="2204"/>
    </w:p>
    <w:p w14:paraId="6C819D8C" w14:textId="77777777" w:rsidR="003F5D6E" w:rsidRDefault="003F5D6E" w:rsidP="003F5D6E">
      <w:r>
        <w:t xml:space="preserve">Les documents non lus sont également maintenus en gras ainsi que la rubrique qui le contient jusqu’à ce que l’utilisateur clique sur le bouton </w:t>
      </w:r>
      <w:r>
        <w:rPr>
          <w:noProof/>
        </w:rPr>
        <w:drawing>
          <wp:inline distT="0" distB="0" distL="0" distR="0" wp14:anchorId="7B1F5AF9" wp14:editId="7CF20DD2">
            <wp:extent cx="200025" cy="190500"/>
            <wp:effectExtent l="0" t="0" r="9525" b="0"/>
            <wp:docPr id="1386" name="Imag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90500"/>
                    </a:xfrm>
                    <a:prstGeom prst="rect">
                      <a:avLst/>
                    </a:prstGeom>
                  </pic:spPr>
                </pic:pic>
              </a:graphicData>
            </a:graphic>
          </wp:inline>
        </w:drawing>
      </w:r>
      <w:r>
        <w:t xml:space="preserve"> qui désactivera par la suite les notifications.</w:t>
      </w:r>
    </w:p>
    <w:p w14:paraId="3B1328B4" w14:textId="77777777" w:rsidR="00F549D2" w:rsidRDefault="00F549D2" w:rsidP="003F5D6E"/>
    <w:p w14:paraId="4385F560" w14:textId="5BB0CA83" w:rsidR="00D6001A" w:rsidRDefault="001D03F8" w:rsidP="00D6001A">
      <w:pPr>
        <w:pStyle w:val="Titre5"/>
      </w:pPr>
      <w:r>
        <w:t>Processus</w:t>
      </w:r>
    </w:p>
    <w:p w14:paraId="052344E9" w14:textId="153827FE" w:rsidR="00D6001A" w:rsidRDefault="00D6001A" w:rsidP="00D6001A">
      <w:r>
        <w:t xml:space="preserve">Le panneau </w:t>
      </w:r>
      <w:r w:rsidR="00174026">
        <w:t>« </w:t>
      </w:r>
      <w:r w:rsidR="001D03F8">
        <w:t>Processus</w:t>
      </w:r>
      <w:r w:rsidR="00174026">
        <w:t> » ou « Workflow »</w:t>
      </w:r>
      <w:r w:rsidR="001D03F8">
        <w:t xml:space="preserve"> </w:t>
      </w:r>
      <w:r>
        <w:t xml:space="preserve">a son importance dans la </w:t>
      </w:r>
      <w:r w:rsidR="00203EC8">
        <w:t xml:space="preserve">validation </w:t>
      </w:r>
      <w:r w:rsidR="00174026">
        <w:t xml:space="preserve">électronique </w:t>
      </w:r>
      <w:r>
        <w:t>des documents des SFD.</w:t>
      </w:r>
      <w:r w:rsidR="00174026">
        <w:t xml:space="preserve"> Un Workflow est un ensemble de tâches ou d’activités successives pour transformer un input (les rapports des SFD) en output</w:t>
      </w:r>
      <w:r w:rsidR="00234352">
        <w:t xml:space="preserve"> (rapports validés)</w:t>
      </w:r>
      <w:r w:rsidR="00174026">
        <w:t xml:space="preserve">, impliquant un ou plusieurs acteurs (SFD et ARSM). </w:t>
      </w:r>
    </w:p>
    <w:p w14:paraId="35175ABD" w14:textId="77777777" w:rsidR="00D6001A" w:rsidRDefault="00D6001A" w:rsidP="00D6001A"/>
    <w:p w14:paraId="5C00D20F" w14:textId="131460D6" w:rsidR="00D6001A" w:rsidRDefault="00D6001A" w:rsidP="00D6001A">
      <w:r>
        <w:t xml:space="preserve">Le panneau </w:t>
      </w:r>
      <w:r w:rsidR="001D03F8">
        <w:t xml:space="preserve">« Processus » </w:t>
      </w:r>
      <w:r>
        <w:t>est organisé en deux (02) sections :</w:t>
      </w:r>
    </w:p>
    <w:p w14:paraId="26877BA4" w14:textId="5ECF7EF5" w:rsidR="00D6001A" w:rsidRDefault="00035B83" w:rsidP="00AC22E1">
      <w:pPr>
        <w:pStyle w:val="Paragraphedeliste"/>
        <w:numPr>
          <w:ilvl w:val="0"/>
          <w:numId w:val="12"/>
        </w:numPr>
      </w:pPr>
      <w:r>
        <w:t>liste de workflow : celle de gauche,</w:t>
      </w:r>
    </w:p>
    <w:p w14:paraId="369F1586" w14:textId="18F4FFA8" w:rsidR="003F5D6E" w:rsidRDefault="00035B83" w:rsidP="00AC22E1">
      <w:pPr>
        <w:pStyle w:val="Paragraphedeliste"/>
        <w:numPr>
          <w:ilvl w:val="0"/>
          <w:numId w:val="12"/>
        </w:numPr>
      </w:pPr>
      <w:r>
        <w:t>détail du workflow : celle de droite.</w:t>
      </w:r>
    </w:p>
    <w:p w14:paraId="10099272" w14:textId="7EF9B425" w:rsidR="00D6001A" w:rsidRDefault="006D1307" w:rsidP="00D6001A">
      <w:pPr>
        <w:keepNext/>
      </w:pPr>
      <w:r>
        <w:rPr>
          <w:noProof/>
        </w:rPr>
        <w:drawing>
          <wp:inline distT="0" distB="0" distL="0" distR="0" wp14:anchorId="4C80FA95" wp14:editId="6B6AAEF9">
            <wp:extent cx="7420938" cy="4500000"/>
            <wp:effectExtent l="0" t="0" r="8890" b="0"/>
            <wp:docPr id="1392" name="Imag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420938" cy="4500000"/>
                    </a:xfrm>
                    <a:prstGeom prst="rect">
                      <a:avLst/>
                    </a:prstGeom>
                  </pic:spPr>
                </pic:pic>
              </a:graphicData>
            </a:graphic>
          </wp:inline>
        </w:drawing>
      </w:r>
    </w:p>
    <w:p w14:paraId="5A43CDF1" w14:textId="19E78075" w:rsidR="00D6001A" w:rsidRDefault="00D6001A" w:rsidP="00D6001A">
      <w:pPr>
        <w:pStyle w:val="Lgende"/>
      </w:pPr>
      <w:bookmarkStart w:id="2211" w:name="_Toc67063158"/>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12" w:author="Heritiana" w:date="2021-03-19T16:17:00Z">
        <w:r w:rsidR="006048F2">
          <w:rPr>
            <w:noProof/>
          </w:rPr>
          <w:t>47</w:t>
        </w:r>
      </w:ins>
      <w:ins w:id="2213" w:author="ADMIN" w:date="2021-03-15T16:10:00Z">
        <w:del w:id="2214" w:author="Heritiana" w:date="2021-03-19T16:02:00Z">
          <w:r w:rsidR="00164A93" w:rsidDel="007E6FB2">
            <w:rPr>
              <w:noProof/>
            </w:rPr>
            <w:delText>48</w:delText>
          </w:r>
        </w:del>
      </w:ins>
      <w:ins w:id="2215" w:author="Michael LABARRE" w:date="2021-03-12T20:12:00Z">
        <w:del w:id="2216" w:author="Heritiana" w:date="2021-03-19T16:02:00Z">
          <w:r w:rsidR="00E26CAC" w:rsidDel="007E6FB2">
            <w:rPr>
              <w:noProof/>
            </w:rPr>
            <w:delText>43</w:delText>
          </w:r>
        </w:del>
      </w:ins>
      <w:del w:id="2217" w:author="Heritiana" w:date="2021-03-19T16:02:00Z">
        <w:r w:rsidR="00E9322C" w:rsidDel="007E6FB2">
          <w:rPr>
            <w:noProof/>
          </w:rPr>
          <w:delText>30</w:delText>
        </w:r>
      </w:del>
      <w:r w:rsidR="003E6EDF">
        <w:rPr>
          <w:noProof/>
        </w:rPr>
        <w:fldChar w:fldCharType="end"/>
      </w:r>
      <w:r>
        <w:t>: Tableau de bord - Processus</w:t>
      </w:r>
      <w:bookmarkEnd w:id="2211"/>
    </w:p>
    <w:p w14:paraId="76408F08" w14:textId="77777777" w:rsidR="00D6001A" w:rsidRPr="00835571" w:rsidRDefault="00D6001A" w:rsidP="00835571">
      <w:pPr>
        <w:sectPr w:rsidR="00D6001A" w:rsidRPr="00835571" w:rsidSect="00D322F7">
          <w:pgSz w:w="16838" w:h="11906" w:orient="landscape"/>
          <w:pgMar w:top="1440" w:right="1440" w:bottom="1440" w:left="1440" w:header="709" w:footer="709" w:gutter="0"/>
          <w:cols w:space="708"/>
          <w:titlePg/>
          <w:docGrid w:linePitch="360"/>
        </w:sectPr>
      </w:pPr>
    </w:p>
    <w:p w14:paraId="25BC291C" w14:textId="77777777" w:rsidR="00F03431" w:rsidRDefault="00F03431" w:rsidP="00AC22E1">
      <w:pPr>
        <w:pStyle w:val="Titre6"/>
        <w:numPr>
          <w:ilvl w:val="0"/>
          <w:numId w:val="19"/>
        </w:numPr>
      </w:pPr>
      <w:r>
        <w:lastRenderedPageBreak/>
        <w:t>Liste de workflow : celle de gauche</w:t>
      </w:r>
    </w:p>
    <w:p w14:paraId="3E81CCBF" w14:textId="77777777" w:rsidR="00A16334" w:rsidRDefault="00A16334" w:rsidP="00A16334">
      <w:r>
        <w:t>L</w:t>
      </w:r>
      <w:r w:rsidR="00DC5A4F">
        <w:t>es workflow</w:t>
      </w:r>
      <w:r>
        <w:t xml:space="preserve"> d'exécution sont affichés selon que la tâche est :</w:t>
      </w:r>
    </w:p>
    <w:p w14:paraId="1498905C" w14:textId="35FECA4C" w:rsidR="00A16334" w:rsidRDefault="00035B83" w:rsidP="00AC22E1">
      <w:pPr>
        <w:pStyle w:val="Paragraphedeliste"/>
        <w:numPr>
          <w:ilvl w:val="0"/>
          <w:numId w:val="9"/>
        </w:numPr>
      </w:pPr>
      <w:r>
        <w:t xml:space="preserve">en </w:t>
      </w:r>
      <w:r w:rsidR="00560F2F">
        <w:t>attente : doit encore être attribuée</w:t>
      </w:r>
      <w:r w:rsidR="00560F2F" w:rsidRPr="00560F2F">
        <w:t xml:space="preserve"> à </w:t>
      </w:r>
      <w:r w:rsidR="00234352">
        <w:t xml:space="preserve">un </w:t>
      </w:r>
      <w:r w:rsidR="00234352" w:rsidRPr="00560F2F">
        <w:t>ut</w:t>
      </w:r>
      <w:r w:rsidR="00234352">
        <w:t>ilisateur ;</w:t>
      </w:r>
    </w:p>
    <w:p w14:paraId="3BE6CC26" w14:textId="6CBBCF41" w:rsidR="00F03431" w:rsidRDefault="00035B83" w:rsidP="00AC22E1">
      <w:pPr>
        <w:pStyle w:val="Paragraphedeliste"/>
        <w:numPr>
          <w:ilvl w:val="0"/>
          <w:numId w:val="9"/>
        </w:numPr>
      </w:pPr>
      <w:r>
        <w:t xml:space="preserve">en </w:t>
      </w:r>
      <w:r w:rsidR="00A16334">
        <w:t>attente non affectée</w:t>
      </w:r>
      <w:r w:rsidR="00DC5A4F">
        <w:t xml:space="preserve">. </w:t>
      </w:r>
      <w:r w:rsidR="0050178F">
        <w:t xml:space="preserve">Cette tâche s’applique particulièrement dans le cas où il </w:t>
      </w:r>
      <w:r w:rsidR="0050178F" w:rsidRPr="00DC5A4F">
        <w:t>existe un groupe d'utilisateurs</w:t>
      </w:r>
      <w:r w:rsidR="0050178F">
        <w:t xml:space="preserve"> qui peut faire le même travail attendu. Il </w:t>
      </w:r>
      <w:r w:rsidR="00DC5A4F">
        <w:t xml:space="preserve">s’agit </w:t>
      </w:r>
      <w:r w:rsidR="0050178F">
        <w:t xml:space="preserve">donc </w:t>
      </w:r>
      <w:r w:rsidR="00DC5A4F">
        <w:t>d’une tâche qui n’a</w:t>
      </w:r>
      <w:r w:rsidR="00DC5A4F" w:rsidRPr="00DC5A4F">
        <w:t xml:space="preserve"> pas encore été affecté</w:t>
      </w:r>
      <w:r w:rsidR="00C23EA0">
        <w:t>e</w:t>
      </w:r>
      <w:r w:rsidR="00DC5A4F">
        <w:t xml:space="preserve"> à un seul utilisateur </w:t>
      </w:r>
      <w:r w:rsidR="0050178F">
        <w:t>parmi les utilisateurs dans le</w:t>
      </w:r>
      <w:r w:rsidR="00DC5A4F" w:rsidRPr="00DC5A4F">
        <w:t xml:space="preserve"> groupe</w:t>
      </w:r>
      <w:r w:rsidR="00DC5A4F">
        <w:t xml:space="preserve">. </w:t>
      </w:r>
    </w:p>
    <w:p w14:paraId="2032A686" w14:textId="77777777" w:rsidR="00A16334" w:rsidRPr="00F03431" w:rsidRDefault="00A16334" w:rsidP="00F03431"/>
    <w:p w14:paraId="522B188D" w14:textId="77777777" w:rsidR="00D6001A" w:rsidRDefault="00F03431" w:rsidP="00F03431">
      <w:pPr>
        <w:pStyle w:val="Titre6"/>
      </w:pPr>
      <w:r>
        <w:t>Détail du workflow : celle de droite</w:t>
      </w:r>
    </w:p>
    <w:p w14:paraId="5A59CA10" w14:textId="690D49C5" w:rsidR="00D6001A" w:rsidRDefault="00DC5A4F" w:rsidP="00D6001A">
      <w:r>
        <w:t>Quand l’utilisateur clique sur la tâche en attente, les détails la concernant s’affiche</w:t>
      </w:r>
      <w:r w:rsidR="00F549D2">
        <w:t>nt</w:t>
      </w:r>
      <w:r>
        <w:t xml:space="preserve"> automatiquement sur la fenêtre de droite. </w:t>
      </w:r>
      <w:r w:rsidR="00203EC8">
        <w:t>L’</w:t>
      </w:r>
      <w:r w:rsidR="00020DEA">
        <w:t>Utilisateur au sein de l’ARSM</w:t>
      </w:r>
      <w:r w:rsidR="00203EC8">
        <w:t xml:space="preserve"> peut ajouter un commentaire au document si besoin. </w:t>
      </w:r>
    </w:p>
    <w:p w14:paraId="34E11B5A" w14:textId="35E25A44" w:rsidR="00C50B0F" w:rsidRDefault="00C50B0F" w:rsidP="00D6001A">
      <w:r>
        <w:t xml:space="preserve">Par ailleurs, </w:t>
      </w:r>
      <w:r w:rsidR="004F021C">
        <w:t>quand est</w:t>
      </w:r>
      <w:r>
        <w:t xml:space="preserve"> document est </w:t>
      </w:r>
      <w:r w:rsidR="004F021C">
        <w:t>refusé</w:t>
      </w:r>
      <w:r>
        <w:t xml:space="preserve">, </w:t>
      </w:r>
      <w:r w:rsidR="004F021C">
        <w:t>l’émission d’</w:t>
      </w:r>
      <w:r>
        <w:t xml:space="preserve">un motif </w:t>
      </w:r>
      <w:r w:rsidR="004F021C">
        <w:t>est obligatoire</w:t>
      </w:r>
      <w:r>
        <w:t>.</w:t>
      </w:r>
    </w:p>
    <w:p w14:paraId="41A9B6C8" w14:textId="77777777" w:rsidR="00DC5A4F" w:rsidRDefault="00DC5A4F" w:rsidP="00D6001A"/>
    <w:p w14:paraId="26D5F0DF" w14:textId="77777777" w:rsidR="00DC5A4F" w:rsidRDefault="00DC5A4F" w:rsidP="00DC5A4F">
      <w:pPr>
        <w:pStyle w:val="Titre7"/>
      </w:pPr>
      <w:r>
        <w:t xml:space="preserve">Remarque importante : </w:t>
      </w:r>
    </w:p>
    <w:p w14:paraId="7B925829" w14:textId="00ADE66E" w:rsidR="00B611FE" w:rsidRDefault="00234352" w:rsidP="00AC22E1">
      <w:pPr>
        <w:pStyle w:val="Paragraphedeliste"/>
        <w:numPr>
          <w:ilvl w:val="0"/>
          <w:numId w:val="20"/>
        </w:numPr>
      </w:pPr>
      <w:r>
        <w:t>L’inscription d’un document dans cet</w:t>
      </w:r>
      <w:r w:rsidR="00170B1D">
        <w:t xml:space="preserve"> onglet de la</w:t>
      </w:r>
      <w:r>
        <w:t xml:space="preserve"> fonctionnalité « Processus » signifie qu</w:t>
      </w:r>
      <w:r w:rsidR="00170B1D">
        <w:t xml:space="preserve">e le document </w:t>
      </w:r>
      <w:r w:rsidR="00606D7E">
        <w:t xml:space="preserve">attend </w:t>
      </w:r>
      <w:r w:rsidR="0050178F">
        <w:t>d’être traité</w:t>
      </w:r>
      <w:r w:rsidR="00B611FE">
        <w:t>,</w:t>
      </w:r>
    </w:p>
    <w:p w14:paraId="04200BA2" w14:textId="3BE6C951" w:rsidR="00B611FE" w:rsidRDefault="00B611FE" w:rsidP="00AC22E1">
      <w:pPr>
        <w:pStyle w:val="Paragraphedeliste"/>
        <w:numPr>
          <w:ilvl w:val="0"/>
          <w:numId w:val="20"/>
        </w:numPr>
      </w:pPr>
      <w:r>
        <w:t>Le numéro d’identification dans la « Tâche » est différent du numéro inscrit dans « Instance ». En effet, le numéro dans « Tâches » est l</w:t>
      </w:r>
      <w:r w:rsidR="0024677E">
        <w:t>’identification attribuée au document dans la plateforme tandis que le numéro dans « Instance » indique l’identification attribué au processus de flux de travail qui a été lancé.</w:t>
      </w:r>
    </w:p>
    <w:p w14:paraId="01E30879" w14:textId="77777777" w:rsidR="00606D7E" w:rsidRDefault="00606D7E" w:rsidP="00EC016E"/>
    <w:p w14:paraId="049C01F7" w14:textId="780B8835" w:rsidR="002507B8" w:rsidRDefault="00DB1689" w:rsidP="00DB1689">
      <w:pPr>
        <w:pStyle w:val="Titre4"/>
      </w:pPr>
      <w:bookmarkStart w:id="2218" w:name="_Toc67063110"/>
      <w:r>
        <w:t>La barre d</w:t>
      </w:r>
      <w:r w:rsidR="00E1491D">
        <w:t>’état</w:t>
      </w:r>
      <w:bookmarkEnd w:id="2218"/>
    </w:p>
    <w:p w14:paraId="70040751" w14:textId="77777777" w:rsidR="00DB1689" w:rsidRDefault="00560D49" w:rsidP="00DB1689">
      <w:pPr>
        <w:ind w:left="0" w:firstLine="0"/>
        <w:jc w:val="left"/>
      </w:pPr>
      <w:r>
        <w:t>Ce panneau d’état en bas de l’écran comprend :</w:t>
      </w:r>
    </w:p>
    <w:p w14:paraId="65999D2B" w14:textId="713E31A6" w:rsidR="00560D49" w:rsidRDefault="00035B83" w:rsidP="00AC22E1">
      <w:pPr>
        <w:pStyle w:val="Paragraphedeliste"/>
        <w:numPr>
          <w:ilvl w:val="0"/>
          <w:numId w:val="9"/>
        </w:numPr>
      </w:pPr>
      <w:r>
        <w:t>le nom de l’utilisateur connecté,</w:t>
      </w:r>
    </w:p>
    <w:p w14:paraId="512F6671" w14:textId="250DDB12" w:rsidR="00560D49" w:rsidRDefault="00035B83" w:rsidP="00AC22E1">
      <w:pPr>
        <w:pStyle w:val="Paragraphedeliste"/>
        <w:numPr>
          <w:ilvl w:val="0"/>
          <w:numId w:val="9"/>
        </w:numPr>
      </w:pPr>
      <w:r>
        <w:t>la taille de référentiels d’utilisateurs,</w:t>
      </w:r>
    </w:p>
    <w:p w14:paraId="2279E581" w14:textId="6B1D1CB7" w:rsidR="00560D49" w:rsidRDefault="00035B83" w:rsidP="00AC22E1">
      <w:pPr>
        <w:pStyle w:val="Paragraphedeliste"/>
        <w:numPr>
          <w:ilvl w:val="0"/>
          <w:numId w:val="9"/>
        </w:numPr>
      </w:pPr>
      <w:r>
        <w:t>les alertes ou notifications.</w:t>
      </w:r>
    </w:p>
    <w:p w14:paraId="39664148" w14:textId="77777777" w:rsidR="00E1491D" w:rsidRDefault="00E1491D" w:rsidP="00DB1689">
      <w:pPr>
        <w:ind w:left="0" w:firstLine="0"/>
        <w:jc w:val="left"/>
      </w:pPr>
    </w:p>
    <w:p w14:paraId="22E34292" w14:textId="77777777" w:rsidR="00E1491D" w:rsidRDefault="00E1491D" w:rsidP="00DB1689">
      <w:pPr>
        <w:ind w:left="0" w:firstLine="0"/>
        <w:jc w:val="left"/>
      </w:pPr>
      <w:r>
        <w:t>Le tableau suivant illustre cette fonction :</w:t>
      </w:r>
    </w:p>
    <w:p w14:paraId="6B488D74" w14:textId="21411397" w:rsidR="0063431E" w:rsidRDefault="0063431E" w:rsidP="00DB1689">
      <w:pPr>
        <w:ind w:left="0" w:firstLine="0"/>
        <w:jc w:val="left"/>
      </w:pPr>
      <w:r w:rsidRPr="0063431E">
        <w:rPr>
          <w:noProof/>
        </w:rPr>
        <w:drawing>
          <wp:inline distT="0" distB="0" distL="0" distR="0" wp14:anchorId="58993EDA" wp14:editId="60F47C6F">
            <wp:extent cx="5731510" cy="318770"/>
            <wp:effectExtent l="0" t="0" r="2540" b="5080"/>
            <wp:docPr id="140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4"/>
                    <a:stretch>
                      <a:fillRect/>
                    </a:stretch>
                  </pic:blipFill>
                  <pic:spPr>
                    <a:xfrm>
                      <a:off x="0" y="0"/>
                      <a:ext cx="5731510" cy="318770"/>
                    </a:xfrm>
                    <a:prstGeom prst="rect">
                      <a:avLst/>
                    </a:prstGeom>
                  </pic:spPr>
                </pic:pic>
              </a:graphicData>
            </a:graphic>
          </wp:inline>
        </w:drawing>
      </w:r>
    </w:p>
    <w:p w14:paraId="064687CC" w14:textId="77777777" w:rsidR="00211DEC" w:rsidRDefault="00211DEC" w:rsidP="00DB1689">
      <w:pPr>
        <w:ind w:left="0" w:firstLine="0"/>
        <w:jc w:val="left"/>
      </w:pPr>
    </w:p>
    <w:tbl>
      <w:tblPr>
        <w:tblStyle w:val="TableauGrille1Clair"/>
        <w:tblW w:w="9493" w:type="dxa"/>
        <w:tblLook w:val="04A0" w:firstRow="1" w:lastRow="0" w:firstColumn="1" w:lastColumn="0" w:noHBand="0" w:noVBand="1"/>
      </w:tblPr>
      <w:tblGrid>
        <w:gridCol w:w="876"/>
        <w:gridCol w:w="2515"/>
        <w:gridCol w:w="6102"/>
      </w:tblGrid>
      <w:tr w:rsidR="00E1491D" w14:paraId="4A025464" w14:textId="77777777" w:rsidTr="00E14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tcPr>
          <w:p w14:paraId="5AD44CD6" w14:textId="77777777" w:rsidR="00E1491D" w:rsidRDefault="00E1491D" w:rsidP="00F11A4D">
            <w:pPr>
              <w:ind w:left="0" w:firstLine="0"/>
            </w:pPr>
            <w:r>
              <w:t>Icône</w:t>
            </w:r>
          </w:p>
        </w:tc>
        <w:tc>
          <w:tcPr>
            <w:tcW w:w="2515" w:type="dxa"/>
          </w:tcPr>
          <w:p w14:paraId="1D94A2A2" w14:textId="77777777" w:rsidR="00E1491D" w:rsidRDefault="00E1491D" w:rsidP="00F11A4D">
            <w:pPr>
              <w:ind w:left="0" w:firstLine="0"/>
              <w:cnfStyle w:val="100000000000" w:firstRow="1" w:lastRow="0" w:firstColumn="0" w:lastColumn="0" w:oddVBand="0" w:evenVBand="0" w:oddHBand="0" w:evenHBand="0" w:firstRowFirstColumn="0" w:firstRowLastColumn="0" w:lastRowFirstColumn="0" w:lastRowLastColumn="0"/>
            </w:pPr>
            <w:r>
              <w:t>Fonctionnalité</w:t>
            </w:r>
          </w:p>
        </w:tc>
        <w:tc>
          <w:tcPr>
            <w:tcW w:w="6102" w:type="dxa"/>
          </w:tcPr>
          <w:p w14:paraId="6A2FE21D" w14:textId="77777777" w:rsidR="00E1491D" w:rsidRDefault="00E1491D" w:rsidP="00F11A4D">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040F29" w14:paraId="7A294D8D"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566C62B5" w14:textId="77777777" w:rsidR="00040F29" w:rsidRDefault="00040F29" w:rsidP="00F11A4D">
            <w:pPr>
              <w:ind w:left="0" w:firstLine="0"/>
            </w:pPr>
            <w:r>
              <w:rPr>
                <w:noProof/>
              </w:rPr>
              <w:drawing>
                <wp:inline distT="0" distB="0" distL="0" distR="0" wp14:anchorId="43F3691C" wp14:editId="6C142DC9">
                  <wp:extent cx="247650" cy="238125"/>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7650" cy="238125"/>
                          </a:xfrm>
                          <a:prstGeom prst="rect">
                            <a:avLst/>
                          </a:prstGeom>
                        </pic:spPr>
                      </pic:pic>
                    </a:graphicData>
                  </a:graphic>
                </wp:inline>
              </w:drawing>
            </w:r>
          </w:p>
        </w:tc>
        <w:tc>
          <w:tcPr>
            <w:tcW w:w="2515" w:type="dxa"/>
          </w:tcPr>
          <w:p w14:paraId="1713A68D"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Nom de l’utilisateur</w:t>
            </w:r>
          </w:p>
        </w:tc>
        <w:tc>
          <w:tcPr>
            <w:tcW w:w="6102" w:type="dxa"/>
          </w:tcPr>
          <w:p w14:paraId="67E93F2B"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Nom de l’utilisateur connecté</w:t>
            </w:r>
          </w:p>
        </w:tc>
      </w:tr>
      <w:tr w:rsidR="00040F29" w14:paraId="3468430F"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1D9120DF" w14:textId="77777777" w:rsidR="00040F29" w:rsidRDefault="00040F29" w:rsidP="00F11A4D">
            <w:pPr>
              <w:ind w:left="0" w:firstLine="0"/>
            </w:pPr>
            <w:r>
              <w:rPr>
                <w:noProof/>
              </w:rPr>
              <w:drawing>
                <wp:inline distT="0" distB="0" distL="0" distR="0" wp14:anchorId="5D2D7752" wp14:editId="34477602">
                  <wp:extent cx="247650" cy="2476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7650" cy="247650"/>
                          </a:xfrm>
                          <a:prstGeom prst="rect">
                            <a:avLst/>
                          </a:prstGeom>
                        </pic:spPr>
                      </pic:pic>
                    </a:graphicData>
                  </a:graphic>
                </wp:inline>
              </w:drawing>
            </w:r>
          </w:p>
        </w:tc>
        <w:tc>
          <w:tcPr>
            <w:tcW w:w="2515" w:type="dxa"/>
          </w:tcPr>
          <w:p w14:paraId="63A6CE38" w14:textId="77777777" w:rsidR="00040F29" w:rsidRDefault="00040F29" w:rsidP="00F11A4D">
            <w:pPr>
              <w:ind w:left="0" w:firstLine="0"/>
              <w:cnfStyle w:val="000000000000" w:firstRow="0" w:lastRow="0" w:firstColumn="0" w:lastColumn="0" w:oddVBand="0" w:evenVBand="0" w:oddHBand="0" w:evenHBand="0" w:firstRowFirstColumn="0" w:firstRowLastColumn="0" w:lastRowFirstColumn="0" w:lastRowLastColumn="0"/>
            </w:pPr>
            <w:r>
              <w:t>Taille de référentiels d’utilisateurs</w:t>
            </w:r>
          </w:p>
        </w:tc>
        <w:tc>
          <w:tcPr>
            <w:tcW w:w="6102" w:type="dxa"/>
          </w:tcPr>
          <w:p w14:paraId="114237ED" w14:textId="5465CABC" w:rsidR="00040F29" w:rsidRDefault="00040F29" w:rsidP="0050178F">
            <w:pPr>
              <w:ind w:left="0" w:firstLine="0"/>
              <w:cnfStyle w:val="000000000000" w:firstRow="0" w:lastRow="0" w:firstColumn="0" w:lastColumn="0" w:oddVBand="0" w:evenVBand="0" w:oddHBand="0" w:evenHBand="0" w:firstRowFirstColumn="0" w:firstRowLastColumn="0" w:lastRowFirstColumn="0" w:lastRowLastColumn="0"/>
            </w:pPr>
            <w:r>
              <w:t>Indiqu</w:t>
            </w:r>
            <w:r w:rsidRPr="00040F29">
              <w:t>e la taille totale du référentiel de l'utilisateur (</w:t>
            </w:r>
            <w:r w:rsidR="004828C0">
              <w:t xml:space="preserve">espace utilisé par </w:t>
            </w:r>
            <w:r w:rsidRPr="00040F29">
              <w:t>l'utilisateur</w:t>
            </w:r>
            <w:r w:rsidR="004828C0">
              <w:t xml:space="preserve"> en temps T</w:t>
            </w:r>
            <w:r w:rsidR="0050178F">
              <w:t> : taille des documents appartenant à l’utilisateur</w:t>
            </w:r>
            <w:r w:rsidRPr="00040F29">
              <w:t>)</w:t>
            </w:r>
          </w:p>
        </w:tc>
      </w:tr>
      <w:tr w:rsidR="00040F29" w14:paraId="482AC93D" w14:textId="77777777" w:rsidTr="00F11A4D">
        <w:tc>
          <w:tcPr>
            <w:cnfStyle w:val="001000000000" w:firstRow="0" w:lastRow="0" w:firstColumn="1" w:lastColumn="0" w:oddVBand="0" w:evenVBand="0" w:oddHBand="0" w:evenHBand="0" w:firstRowFirstColumn="0" w:firstRowLastColumn="0" w:lastRowFirstColumn="0" w:lastRowLastColumn="0"/>
            <w:tcW w:w="9493" w:type="dxa"/>
            <w:gridSpan w:val="3"/>
          </w:tcPr>
          <w:p w14:paraId="1EE166A0" w14:textId="77777777" w:rsidR="00040F29" w:rsidRDefault="00040F29" w:rsidP="00040F29">
            <w:pPr>
              <w:ind w:left="0" w:firstLine="0"/>
              <w:jc w:val="center"/>
            </w:pPr>
            <w:r>
              <w:t>Les notifications</w:t>
            </w:r>
          </w:p>
        </w:tc>
      </w:tr>
      <w:tr w:rsidR="00E1491D" w14:paraId="234B8ABC"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C76FD15" w14:textId="77777777" w:rsidR="00E1491D" w:rsidRDefault="00E1491D" w:rsidP="00F11A4D">
            <w:pPr>
              <w:ind w:left="0" w:firstLine="0"/>
            </w:pPr>
            <w:r>
              <w:rPr>
                <w:noProof/>
              </w:rPr>
              <w:drawing>
                <wp:inline distT="0" distB="0" distL="0" distR="0" wp14:anchorId="3486EFD0" wp14:editId="37AAC42C">
                  <wp:extent cx="371475" cy="2476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 cy="247650"/>
                          </a:xfrm>
                          <a:prstGeom prst="rect">
                            <a:avLst/>
                          </a:prstGeom>
                        </pic:spPr>
                      </pic:pic>
                    </a:graphicData>
                  </a:graphic>
                </wp:inline>
              </w:drawing>
            </w:r>
          </w:p>
        </w:tc>
        <w:tc>
          <w:tcPr>
            <w:tcW w:w="2515" w:type="dxa"/>
          </w:tcPr>
          <w:p w14:paraId="6BD7D2E3"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Documents verrouillés</w:t>
            </w:r>
          </w:p>
        </w:tc>
        <w:tc>
          <w:tcPr>
            <w:tcW w:w="6102" w:type="dxa"/>
          </w:tcPr>
          <w:p w14:paraId="51C23A83" w14:textId="77777777" w:rsidR="00E1491D" w:rsidRDefault="0097079D" w:rsidP="0097079D">
            <w:pPr>
              <w:ind w:left="0" w:firstLine="0"/>
              <w:cnfStyle w:val="000000000000" w:firstRow="0" w:lastRow="0" w:firstColumn="0" w:lastColumn="0" w:oddVBand="0" w:evenVBand="0" w:oddHBand="0" w:evenHBand="0" w:firstRowFirstColumn="0" w:firstRowLastColumn="0" w:lastRowFirstColumn="0" w:lastRowLastColumn="0"/>
            </w:pPr>
            <w:r>
              <w:t xml:space="preserve">Affiche le nombre d’éléments </w:t>
            </w:r>
            <w:r w:rsidRPr="0097079D">
              <w:t>verrouillés par utilisateur</w:t>
            </w:r>
          </w:p>
        </w:tc>
      </w:tr>
      <w:tr w:rsidR="00E1491D" w14:paraId="1D0BBE39"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4160B4A" w14:textId="33CDB641" w:rsidR="00E1491D" w:rsidRDefault="000165F9" w:rsidP="00F11A4D">
            <w:pPr>
              <w:ind w:left="0" w:firstLine="0"/>
            </w:pPr>
            <w:r>
              <w:rPr>
                <w:noProof/>
              </w:rPr>
              <w:drawing>
                <wp:inline distT="0" distB="0" distL="0" distR="0" wp14:anchorId="75D59CF3" wp14:editId="1EF2FF1B">
                  <wp:extent cx="333375" cy="285750"/>
                  <wp:effectExtent l="0" t="0" r="9525"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 cy="285750"/>
                          </a:xfrm>
                          <a:prstGeom prst="rect">
                            <a:avLst/>
                          </a:prstGeom>
                        </pic:spPr>
                      </pic:pic>
                    </a:graphicData>
                  </a:graphic>
                </wp:inline>
              </w:drawing>
            </w:r>
          </w:p>
        </w:tc>
        <w:tc>
          <w:tcPr>
            <w:tcW w:w="2515" w:type="dxa"/>
          </w:tcPr>
          <w:p w14:paraId="7CBBEA2C"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Documents réservés</w:t>
            </w:r>
          </w:p>
        </w:tc>
        <w:tc>
          <w:tcPr>
            <w:tcW w:w="6102" w:type="dxa"/>
          </w:tcPr>
          <w:p w14:paraId="5013A773" w14:textId="77777777" w:rsidR="00E1491D" w:rsidRDefault="0097079D" w:rsidP="0097079D">
            <w:pPr>
              <w:ind w:left="0" w:firstLine="0"/>
              <w:cnfStyle w:val="000000000000" w:firstRow="0" w:lastRow="0" w:firstColumn="0" w:lastColumn="0" w:oddVBand="0" w:evenVBand="0" w:oddHBand="0" w:evenHBand="0" w:firstRowFirstColumn="0" w:firstRowLastColumn="0" w:lastRowFirstColumn="0" w:lastRowLastColumn="0"/>
            </w:pPr>
            <w:r>
              <w:t>Affiche le nombre d’éléments réservés</w:t>
            </w:r>
            <w:r w:rsidRPr="0097079D">
              <w:t xml:space="preserve"> par utilisateur</w:t>
            </w:r>
          </w:p>
        </w:tc>
      </w:tr>
      <w:tr w:rsidR="00E1491D" w14:paraId="701135E1"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668D4335" w14:textId="77777777" w:rsidR="00E1491D" w:rsidRDefault="00E1491D" w:rsidP="00F11A4D">
            <w:pPr>
              <w:ind w:left="0" w:firstLine="0"/>
            </w:pPr>
            <w:r>
              <w:rPr>
                <w:noProof/>
              </w:rPr>
              <w:drawing>
                <wp:inline distT="0" distB="0" distL="0" distR="0" wp14:anchorId="1BFC56DE" wp14:editId="3A9D4629">
                  <wp:extent cx="361950" cy="2476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 cy="247650"/>
                          </a:xfrm>
                          <a:prstGeom prst="rect">
                            <a:avLst/>
                          </a:prstGeom>
                        </pic:spPr>
                      </pic:pic>
                    </a:graphicData>
                  </a:graphic>
                </wp:inline>
              </w:drawing>
            </w:r>
          </w:p>
        </w:tc>
        <w:tc>
          <w:tcPr>
            <w:tcW w:w="2515" w:type="dxa"/>
          </w:tcPr>
          <w:p w14:paraId="5458326D"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Abonnements actuels</w:t>
            </w:r>
          </w:p>
        </w:tc>
        <w:tc>
          <w:tcPr>
            <w:tcW w:w="6102" w:type="dxa"/>
          </w:tcPr>
          <w:p w14:paraId="56936832" w14:textId="77777777" w:rsidR="00E1491D" w:rsidRDefault="0097079D" w:rsidP="0097079D">
            <w:pPr>
              <w:cnfStyle w:val="000000000000" w:firstRow="0" w:lastRow="0" w:firstColumn="0" w:lastColumn="0" w:oddVBand="0" w:evenVBand="0" w:oddHBand="0" w:evenHBand="0" w:firstRowFirstColumn="0" w:firstRowLastColumn="0" w:lastRowFirstColumn="0" w:lastRowLastColumn="0"/>
            </w:pPr>
            <w:r>
              <w:t>Affiche le nombre d’abonnements souscrits</w:t>
            </w:r>
            <w:r w:rsidRPr="0097079D">
              <w:t xml:space="preserve"> par utilisateur</w:t>
            </w:r>
          </w:p>
        </w:tc>
      </w:tr>
      <w:tr w:rsidR="00E1491D" w14:paraId="06D2520C"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5F4CF245" w14:textId="77777777" w:rsidR="00E1491D" w:rsidRDefault="00E1491D" w:rsidP="00F11A4D">
            <w:pPr>
              <w:ind w:left="0" w:firstLine="0"/>
            </w:pPr>
            <w:r>
              <w:rPr>
                <w:noProof/>
              </w:rPr>
              <w:lastRenderedPageBreak/>
              <w:drawing>
                <wp:inline distT="0" distB="0" distL="0" distR="0" wp14:anchorId="3E995F9F" wp14:editId="1CF6309A">
                  <wp:extent cx="304800" cy="2667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 cy="266700"/>
                          </a:xfrm>
                          <a:prstGeom prst="rect">
                            <a:avLst/>
                          </a:prstGeom>
                        </pic:spPr>
                      </pic:pic>
                    </a:graphicData>
                  </a:graphic>
                </wp:inline>
              </w:drawing>
            </w:r>
          </w:p>
        </w:tc>
        <w:tc>
          <w:tcPr>
            <w:tcW w:w="2515" w:type="dxa"/>
          </w:tcPr>
          <w:p w14:paraId="25F732E2"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Nouveautés</w:t>
            </w:r>
          </w:p>
        </w:tc>
        <w:tc>
          <w:tcPr>
            <w:tcW w:w="6102" w:type="dxa"/>
          </w:tcPr>
          <w:p w14:paraId="1767DE92" w14:textId="77777777" w:rsidR="00E1491D" w:rsidRDefault="0097079D" w:rsidP="00F11A4D">
            <w:pPr>
              <w:ind w:left="0" w:firstLine="0"/>
              <w:cnfStyle w:val="000000000000" w:firstRow="0" w:lastRow="0" w:firstColumn="0" w:lastColumn="0" w:oddVBand="0" w:evenVBand="0" w:oddHBand="0" w:evenHBand="0" w:firstRowFirstColumn="0" w:firstRowLastColumn="0" w:lastRowFirstColumn="0" w:lastRowLastColumn="0"/>
            </w:pPr>
            <w:r w:rsidRPr="0097079D">
              <w:t>Affiche le nombre de nouvelles des utilisateurs en attente d'ê</w:t>
            </w:r>
            <w:r>
              <w:t>tre examinées par l'utilisateur</w:t>
            </w:r>
          </w:p>
        </w:tc>
      </w:tr>
      <w:tr w:rsidR="00E1491D" w14:paraId="5B495A54"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4DA24304" w14:textId="77777777" w:rsidR="00E1491D" w:rsidRDefault="00E1491D" w:rsidP="00F11A4D">
            <w:pPr>
              <w:ind w:left="0" w:firstLine="0"/>
            </w:pPr>
            <w:r>
              <w:rPr>
                <w:noProof/>
              </w:rPr>
              <w:drawing>
                <wp:inline distT="0" distB="0" distL="0" distR="0" wp14:anchorId="2BB3559E" wp14:editId="19E867CA">
                  <wp:extent cx="323850" cy="2667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50" cy="266700"/>
                          </a:xfrm>
                          <a:prstGeom prst="rect">
                            <a:avLst/>
                          </a:prstGeom>
                        </pic:spPr>
                      </pic:pic>
                    </a:graphicData>
                  </a:graphic>
                </wp:inline>
              </w:drawing>
            </w:r>
          </w:p>
        </w:tc>
        <w:tc>
          <w:tcPr>
            <w:tcW w:w="2515" w:type="dxa"/>
          </w:tcPr>
          <w:p w14:paraId="64F1D42E" w14:textId="77777777" w:rsidR="00E1491D" w:rsidRDefault="00E1491D" w:rsidP="0097079D">
            <w:pPr>
              <w:ind w:left="0" w:firstLine="0"/>
              <w:cnfStyle w:val="000000000000" w:firstRow="0" w:lastRow="0" w:firstColumn="0" w:lastColumn="0" w:oddVBand="0" w:evenVBand="0" w:oddHBand="0" w:evenHBand="0" w:firstRowFirstColumn="0" w:firstRowLastColumn="0" w:lastRowFirstColumn="0" w:lastRowLastColumn="0"/>
            </w:pPr>
            <w:r>
              <w:t>T</w:t>
            </w:r>
            <w:r w:rsidR="0097079D">
              <w:t>âches restantes</w:t>
            </w:r>
          </w:p>
        </w:tc>
        <w:tc>
          <w:tcPr>
            <w:tcW w:w="6102" w:type="dxa"/>
          </w:tcPr>
          <w:p w14:paraId="2C65DFD9" w14:textId="77777777" w:rsidR="00E1491D" w:rsidRDefault="0097079D" w:rsidP="00F11A4D">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w:t>
            </w:r>
            <w:r>
              <w:t>le nombre de tâches de workflow</w:t>
            </w:r>
            <w:r w:rsidRPr="0097079D">
              <w:t xml:space="preserve"> en attente par l'utilisateur</w:t>
            </w:r>
          </w:p>
        </w:tc>
      </w:tr>
      <w:tr w:rsidR="00E1491D" w14:paraId="4F76CDF5" w14:textId="77777777" w:rsidTr="00E1491D">
        <w:tc>
          <w:tcPr>
            <w:cnfStyle w:val="001000000000" w:firstRow="0" w:lastRow="0" w:firstColumn="1" w:lastColumn="0" w:oddVBand="0" w:evenVBand="0" w:oddHBand="0" w:evenHBand="0" w:firstRowFirstColumn="0" w:firstRowLastColumn="0" w:lastRowFirstColumn="0" w:lastRowLastColumn="0"/>
            <w:tcW w:w="876" w:type="dxa"/>
          </w:tcPr>
          <w:p w14:paraId="281B21D5" w14:textId="77777777" w:rsidR="00E1491D" w:rsidRDefault="00E1491D" w:rsidP="00F11A4D">
            <w:pPr>
              <w:ind w:left="0" w:firstLine="0"/>
            </w:pPr>
            <w:r>
              <w:rPr>
                <w:noProof/>
              </w:rPr>
              <w:drawing>
                <wp:inline distT="0" distB="0" distL="0" distR="0" wp14:anchorId="03E27E9D" wp14:editId="231FF26D">
                  <wp:extent cx="419100" cy="2762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276225"/>
                          </a:xfrm>
                          <a:prstGeom prst="rect">
                            <a:avLst/>
                          </a:prstGeom>
                        </pic:spPr>
                      </pic:pic>
                    </a:graphicData>
                  </a:graphic>
                </wp:inline>
              </w:drawing>
            </w:r>
          </w:p>
        </w:tc>
        <w:tc>
          <w:tcPr>
            <w:tcW w:w="2515" w:type="dxa"/>
          </w:tcPr>
          <w:p w14:paraId="33EDAFA3" w14:textId="77777777" w:rsidR="00E1491D" w:rsidRDefault="00E1491D" w:rsidP="00F11A4D">
            <w:pPr>
              <w:ind w:left="0" w:firstLine="0"/>
              <w:cnfStyle w:val="000000000000" w:firstRow="0" w:lastRow="0" w:firstColumn="0" w:lastColumn="0" w:oddVBand="0" w:evenVBand="0" w:oddHBand="0" w:evenHBand="0" w:firstRowFirstColumn="0" w:firstRowLastColumn="0" w:lastRowFirstColumn="0" w:lastRowLastColumn="0"/>
            </w:pPr>
            <w:r>
              <w:t xml:space="preserve">Tâches </w:t>
            </w:r>
            <w:r w:rsidR="0097079D">
              <w:t>restantes sur le workflow</w:t>
            </w:r>
          </w:p>
        </w:tc>
        <w:tc>
          <w:tcPr>
            <w:tcW w:w="6102" w:type="dxa"/>
          </w:tcPr>
          <w:p w14:paraId="4077D017" w14:textId="77777777" w:rsidR="00E1491D" w:rsidRDefault="0097079D" w:rsidP="0097079D">
            <w:pPr>
              <w:ind w:left="0" w:firstLine="0"/>
              <w:cnfStyle w:val="000000000000" w:firstRow="0" w:lastRow="0" w:firstColumn="0" w:lastColumn="0" w:oddVBand="0" w:evenVBand="0" w:oddHBand="0" w:evenHBand="0" w:firstRowFirstColumn="0" w:firstRowLastColumn="0" w:lastRowFirstColumn="0" w:lastRowLastColumn="0"/>
            </w:pPr>
            <w:r w:rsidRPr="0097079D">
              <w:t xml:space="preserve">Affiche le nombre de workflow regroupés en attente </w:t>
            </w:r>
            <w:r>
              <w:t>d’affectation</w:t>
            </w:r>
          </w:p>
        </w:tc>
      </w:tr>
    </w:tbl>
    <w:p w14:paraId="1BC81469" w14:textId="77777777" w:rsidR="00F91157" w:rsidRDefault="00F91157" w:rsidP="00DB1689">
      <w:pPr>
        <w:ind w:left="0" w:firstLine="0"/>
        <w:jc w:val="left"/>
      </w:pPr>
    </w:p>
    <w:p w14:paraId="70926F18" w14:textId="1860AD71" w:rsidR="00135883" w:rsidRDefault="00CD71F7" w:rsidP="00A875C3">
      <w:pPr>
        <w:pStyle w:val="Titre2"/>
      </w:pPr>
      <w:bookmarkStart w:id="2219" w:name="_Toc67063111"/>
      <w:r>
        <w:lastRenderedPageBreak/>
        <w:t>Les messages d’erreurs fréquents</w:t>
      </w:r>
      <w:bookmarkEnd w:id="2219"/>
    </w:p>
    <w:p w14:paraId="7FF7DC45" w14:textId="77CD19AC" w:rsidR="00040564" w:rsidRDefault="003F6256" w:rsidP="00040564">
      <w:r>
        <w:t>Des fenêtres de</w:t>
      </w:r>
      <w:r w:rsidR="00040564">
        <w:t xml:space="preserve"> messages d’erreur peuvent apparaître pendant l</w:t>
      </w:r>
      <w:r>
        <w:t>a navigation dans la plateforme, à la suite d’une action qui nécessite une mise à jour du contenu (exemple : ajout d’un document, réservation d’un document, démarrage d’un flux de travail, déconnexion, etc.)</w:t>
      </w:r>
    </w:p>
    <w:p w14:paraId="7505D298" w14:textId="77777777" w:rsidR="003F6256" w:rsidRDefault="003F6256" w:rsidP="00040564"/>
    <w:p w14:paraId="62DF7694" w14:textId="0C965D95" w:rsidR="003F6256" w:rsidRDefault="003F6256" w:rsidP="003F6256">
      <w:r>
        <w:t>Ces erreurs proviennent du serveur qui peut être :</w:t>
      </w:r>
    </w:p>
    <w:p w14:paraId="28502BD0" w14:textId="43521EAB" w:rsidR="003F6256" w:rsidRDefault="00035B83" w:rsidP="00AC22E1">
      <w:pPr>
        <w:pStyle w:val="Paragraphedeliste"/>
        <w:numPr>
          <w:ilvl w:val="0"/>
          <w:numId w:val="9"/>
        </w:numPr>
      </w:pPr>
      <w:r>
        <w:t xml:space="preserve">soit </w:t>
      </w:r>
      <w:r w:rsidR="003F6256">
        <w:t>en maintenance</w:t>
      </w:r>
      <w:r w:rsidR="00247761">
        <w:t>,</w:t>
      </w:r>
    </w:p>
    <w:p w14:paraId="0D451785" w14:textId="5AC2D128" w:rsidR="003F6256" w:rsidRDefault="00035B83" w:rsidP="00AC22E1">
      <w:pPr>
        <w:pStyle w:val="Paragraphedeliste"/>
        <w:numPr>
          <w:ilvl w:val="0"/>
          <w:numId w:val="9"/>
        </w:numPr>
      </w:pPr>
      <w:r>
        <w:t xml:space="preserve">soit </w:t>
      </w:r>
      <w:r w:rsidR="003F6256">
        <w:t>mis à jour</w:t>
      </w:r>
      <w:r w:rsidR="00247761">
        <w:t>,</w:t>
      </w:r>
    </w:p>
    <w:p w14:paraId="6E1F7B23" w14:textId="08B58278" w:rsidR="003F6256" w:rsidRDefault="00035B83" w:rsidP="00AC22E1">
      <w:pPr>
        <w:pStyle w:val="Paragraphedeliste"/>
        <w:numPr>
          <w:ilvl w:val="0"/>
          <w:numId w:val="9"/>
        </w:numPr>
      </w:pPr>
      <w:r>
        <w:t xml:space="preserve">soit </w:t>
      </w:r>
      <w:r w:rsidR="003F6256">
        <w:t>l’</w:t>
      </w:r>
      <w:r w:rsidR="00247761">
        <w:t xml:space="preserve">Administrateur de réseau </w:t>
      </w:r>
      <w:r w:rsidR="003F6256">
        <w:t xml:space="preserve">effectue des modifications </w:t>
      </w:r>
      <w:r w:rsidR="00247761">
        <w:t xml:space="preserve">de paramétrage ou autres </w:t>
      </w:r>
      <w:r w:rsidR="003F6256">
        <w:t xml:space="preserve">sur </w:t>
      </w:r>
      <w:r w:rsidR="00247761">
        <w:t>d</w:t>
      </w:r>
      <w:r w:rsidR="003F6256">
        <w:t>es éléments que l’utilisateur</w:t>
      </w:r>
      <w:r w:rsidR="00247761">
        <w:t xml:space="preserve"> est sur le point de faire</w:t>
      </w:r>
    </w:p>
    <w:p w14:paraId="5C190611" w14:textId="77777777" w:rsidR="003F6256" w:rsidRDefault="003F6256" w:rsidP="00040564"/>
    <w:p w14:paraId="395E22FE" w14:textId="270FDAB2" w:rsidR="00247761" w:rsidRDefault="00247761" w:rsidP="00040564">
      <w:r>
        <w:t xml:space="preserve">Dans tous les cas, l’erreur est temporaire et l’utilisateur </w:t>
      </w:r>
      <w:r w:rsidR="008C4165">
        <w:t>suivra les consignes suivantes :</w:t>
      </w:r>
    </w:p>
    <w:p w14:paraId="2A95150A" w14:textId="5CF1C35D" w:rsidR="009A4940" w:rsidRDefault="00035B83" w:rsidP="00AC22E1">
      <w:pPr>
        <w:pStyle w:val="Paragraphedeliste"/>
        <w:numPr>
          <w:ilvl w:val="0"/>
          <w:numId w:val="9"/>
        </w:numPr>
      </w:pPr>
      <w:r>
        <w:t>actualiser la page,</w:t>
      </w:r>
    </w:p>
    <w:p w14:paraId="3F1DB66A" w14:textId="584E1DFC" w:rsidR="009A4940" w:rsidRDefault="00035B83" w:rsidP="009A4940">
      <w:r>
        <w:t>si l’erreur est maintenue :</w:t>
      </w:r>
    </w:p>
    <w:p w14:paraId="24B321B3" w14:textId="66EF3975" w:rsidR="008C4165" w:rsidRDefault="00035B83" w:rsidP="00AC22E1">
      <w:pPr>
        <w:pStyle w:val="Paragraphedeliste"/>
        <w:numPr>
          <w:ilvl w:val="0"/>
          <w:numId w:val="9"/>
        </w:numPr>
      </w:pPr>
      <w:r>
        <w:t>fermer la fenêtre d’erreur,</w:t>
      </w:r>
    </w:p>
    <w:p w14:paraId="6E97F986" w14:textId="1BF384E9" w:rsidR="008C4165" w:rsidRDefault="00035B83" w:rsidP="00AC22E1">
      <w:pPr>
        <w:pStyle w:val="Paragraphedeliste"/>
        <w:numPr>
          <w:ilvl w:val="0"/>
          <w:numId w:val="9"/>
        </w:numPr>
      </w:pPr>
      <w:r>
        <w:t>se déconnecter de la plateforme,</w:t>
      </w:r>
    </w:p>
    <w:p w14:paraId="48554804" w14:textId="7B2F7535" w:rsidR="008C4165" w:rsidRDefault="00035B83" w:rsidP="00AC22E1">
      <w:pPr>
        <w:pStyle w:val="Paragraphedeliste"/>
        <w:numPr>
          <w:ilvl w:val="0"/>
          <w:numId w:val="9"/>
        </w:numPr>
      </w:pPr>
      <w:r>
        <w:t>attendre 2 à 3 minutes,</w:t>
      </w:r>
    </w:p>
    <w:p w14:paraId="2BAB67F6" w14:textId="0C8828BB" w:rsidR="008C4165" w:rsidRDefault="00035B83" w:rsidP="00AC22E1">
      <w:pPr>
        <w:pStyle w:val="Paragraphedeliste"/>
        <w:numPr>
          <w:ilvl w:val="0"/>
          <w:numId w:val="9"/>
        </w:numPr>
      </w:pPr>
      <w:r>
        <w:t>se reconnecter,</w:t>
      </w:r>
    </w:p>
    <w:p w14:paraId="17943FE1" w14:textId="531AADD8" w:rsidR="008C4165" w:rsidRDefault="00035B83" w:rsidP="00AC22E1">
      <w:pPr>
        <w:pStyle w:val="Paragraphedeliste"/>
        <w:numPr>
          <w:ilvl w:val="0"/>
          <w:numId w:val="9"/>
        </w:numPr>
      </w:pPr>
      <w:r>
        <w:t>refaire l’action prévue,</w:t>
      </w:r>
    </w:p>
    <w:p w14:paraId="3DD42B18" w14:textId="2F94A33A" w:rsidR="008C4165" w:rsidRDefault="00035B83" w:rsidP="009A4940">
      <w:r>
        <w:t xml:space="preserve">si l’erreur </w:t>
      </w:r>
      <w:r w:rsidR="008C4165">
        <w:t>persiste, contacter l’Administrateur réseau</w:t>
      </w:r>
      <w:r>
        <w:t>.</w:t>
      </w:r>
    </w:p>
    <w:p w14:paraId="148F1CEB" w14:textId="77777777" w:rsidR="00247761" w:rsidRDefault="00247761" w:rsidP="00040564"/>
    <w:p w14:paraId="1F9843A7" w14:textId="747470A9" w:rsidR="008C4165" w:rsidRPr="00040564" w:rsidRDefault="008C4165" w:rsidP="00040564">
      <w:r>
        <w:t>Ci-après quelques exemples de messages d’erreurs qui pourraient se produire :</w:t>
      </w:r>
    </w:p>
    <w:p w14:paraId="1BFC4D44" w14:textId="77777777" w:rsidR="008C4165" w:rsidRDefault="00135883">
      <w:pPr>
        <w:keepNext/>
        <w:jc w:val="center"/>
        <w:pPrChange w:id="2220" w:author="Heritiana" w:date="2021-02-18T08:42:00Z">
          <w:pPr>
            <w:keepNext/>
          </w:pPr>
        </w:pPrChange>
      </w:pPr>
      <w:r>
        <w:rPr>
          <w:noProof/>
        </w:rPr>
        <w:drawing>
          <wp:inline distT="0" distB="0" distL="0" distR="0" wp14:anchorId="3FDE99E1" wp14:editId="59C21784">
            <wp:extent cx="3629025" cy="2428875"/>
            <wp:effectExtent l="0" t="0" r="9525" b="9525"/>
            <wp:docPr id="1399" name="Imag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29025" cy="2428875"/>
                    </a:xfrm>
                    <a:prstGeom prst="rect">
                      <a:avLst/>
                    </a:prstGeom>
                  </pic:spPr>
                </pic:pic>
              </a:graphicData>
            </a:graphic>
          </wp:inline>
        </w:drawing>
      </w:r>
    </w:p>
    <w:p w14:paraId="72B44658" w14:textId="6472EA75" w:rsidR="00135883" w:rsidRDefault="008C4165" w:rsidP="006227B8">
      <w:pPr>
        <w:pStyle w:val="Lgende"/>
      </w:pPr>
      <w:bookmarkStart w:id="2221" w:name="_Toc67063159"/>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22" w:author="Heritiana" w:date="2021-03-19T16:17:00Z">
        <w:r w:rsidR="006048F2">
          <w:rPr>
            <w:noProof/>
          </w:rPr>
          <w:t>48</w:t>
        </w:r>
      </w:ins>
      <w:ins w:id="2223" w:author="ADMIN" w:date="2021-03-15T16:10:00Z">
        <w:del w:id="2224" w:author="Heritiana" w:date="2021-03-19T16:02:00Z">
          <w:r w:rsidR="00164A93" w:rsidDel="007E6FB2">
            <w:rPr>
              <w:noProof/>
            </w:rPr>
            <w:delText>49</w:delText>
          </w:r>
        </w:del>
      </w:ins>
      <w:ins w:id="2225" w:author="Michael LABARRE" w:date="2021-03-12T20:12:00Z">
        <w:del w:id="2226" w:author="Heritiana" w:date="2021-03-19T16:02:00Z">
          <w:r w:rsidR="00E26CAC" w:rsidDel="007E6FB2">
            <w:rPr>
              <w:noProof/>
            </w:rPr>
            <w:delText>44</w:delText>
          </w:r>
        </w:del>
      </w:ins>
      <w:del w:id="2227" w:author="Heritiana" w:date="2021-03-19T16:02:00Z">
        <w:r w:rsidR="00E9322C" w:rsidDel="007E6FB2">
          <w:rPr>
            <w:noProof/>
          </w:rPr>
          <w:delText>31</w:delText>
        </w:r>
      </w:del>
      <w:r w:rsidR="003E6EDF">
        <w:rPr>
          <w:noProof/>
        </w:rPr>
        <w:fldChar w:fldCharType="end"/>
      </w:r>
      <w:r>
        <w:t>: Erreur sur un document</w:t>
      </w:r>
      <w:bookmarkEnd w:id="2221"/>
    </w:p>
    <w:p w14:paraId="3C8B5363" w14:textId="77777777" w:rsidR="00135883" w:rsidRDefault="00135883" w:rsidP="00234352"/>
    <w:p w14:paraId="353B7658" w14:textId="77777777" w:rsidR="008C4165" w:rsidRDefault="00135883">
      <w:pPr>
        <w:keepNext/>
        <w:jc w:val="center"/>
        <w:pPrChange w:id="2228" w:author="Heritiana" w:date="2021-02-18T08:42:00Z">
          <w:pPr>
            <w:keepNext/>
          </w:pPr>
        </w:pPrChange>
      </w:pPr>
      <w:r>
        <w:rPr>
          <w:noProof/>
        </w:rPr>
        <w:lastRenderedPageBreak/>
        <w:drawing>
          <wp:inline distT="0" distB="0" distL="0" distR="0" wp14:anchorId="28A69F38" wp14:editId="1B36EE27">
            <wp:extent cx="3619500" cy="2466975"/>
            <wp:effectExtent l="0" t="0" r="0" b="9525"/>
            <wp:docPr id="1400" name="Imag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19500" cy="2466975"/>
                    </a:xfrm>
                    <a:prstGeom prst="rect">
                      <a:avLst/>
                    </a:prstGeom>
                  </pic:spPr>
                </pic:pic>
              </a:graphicData>
            </a:graphic>
          </wp:inline>
        </w:drawing>
      </w:r>
    </w:p>
    <w:p w14:paraId="65DBCC5E" w14:textId="639D6C95" w:rsidR="00135883" w:rsidRDefault="008C4165" w:rsidP="006227B8">
      <w:pPr>
        <w:pStyle w:val="Lgende"/>
      </w:pPr>
      <w:bookmarkStart w:id="2229" w:name="_Toc67063160"/>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30" w:author="Heritiana" w:date="2021-03-19T16:17:00Z">
        <w:r w:rsidR="006048F2">
          <w:rPr>
            <w:noProof/>
          </w:rPr>
          <w:t>49</w:t>
        </w:r>
      </w:ins>
      <w:ins w:id="2231" w:author="ADMIN" w:date="2021-03-15T16:10:00Z">
        <w:del w:id="2232" w:author="Heritiana" w:date="2021-03-19T16:02:00Z">
          <w:r w:rsidR="00164A93" w:rsidDel="007E6FB2">
            <w:rPr>
              <w:noProof/>
            </w:rPr>
            <w:delText>50</w:delText>
          </w:r>
        </w:del>
      </w:ins>
      <w:ins w:id="2233" w:author="Michael LABARRE" w:date="2021-03-12T20:12:00Z">
        <w:del w:id="2234" w:author="Heritiana" w:date="2021-03-19T16:02:00Z">
          <w:r w:rsidR="00E26CAC" w:rsidDel="007E6FB2">
            <w:rPr>
              <w:noProof/>
            </w:rPr>
            <w:delText>45</w:delText>
          </w:r>
        </w:del>
      </w:ins>
      <w:del w:id="2235" w:author="Heritiana" w:date="2021-03-19T16:02:00Z">
        <w:r w:rsidR="00E9322C" w:rsidDel="007E6FB2">
          <w:rPr>
            <w:noProof/>
          </w:rPr>
          <w:delText>32</w:delText>
        </w:r>
      </w:del>
      <w:r w:rsidR="003E6EDF">
        <w:rPr>
          <w:noProof/>
        </w:rPr>
        <w:fldChar w:fldCharType="end"/>
      </w:r>
      <w:r>
        <w:t>: Erreur de notification des autres utilisateurs lors d'un ajout de document</w:t>
      </w:r>
      <w:bookmarkEnd w:id="2229"/>
    </w:p>
    <w:p w14:paraId="0CF74B94" w14:textId="77777777" w:rsidR="00135883" w:rsidRDefault="00135883" w:rsidP="00234352"/>
    <w:p w14:paraId="6EA65DB2" w14:textId="77777777" w:rsidR="008C4165" w:rsidRDefault="00040564">
      <w:pPr>
        <w:keepNext/>
        <w:jc w:val="center"/>
        <w:pPrChange w:id="2236" w:author="Heritiana" w:date="2021-02-18T12:09:00Z">
          <w:pPr>
            <w:keepNext/>
          </w:pPr>
        </w:pPrChange>
      </w:pPr>
      <w:r>
        <w:rPr>
          <w:noProof/>
        </w:rPr>
        <w:drawing>
          <wp:inline distT="0" distB="0" distL="0" distR="0" wp14:anchorId="24FC2817" wp14:editId="789AC86D">
            <wp:extent cx="3629025" cy="24384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9025" cy="2438400"/>
                    </a:xfrm>
                    <a:prstGeom prst="rect">
                      <a:avLst/>
                    </a:prstGeom>
                  </pic:spPr>
                </pic:pic>
              </a:graphicData>
            </a:graphic>
          </wp:inline>
        </w:drawing>
      </w:r>
    </w:p>
    <w:p w14:paraId="010559F5" w14:textId="58B47B54" w:rsidR="00040564" w:rsidRDefault="008C4165" w:rsidP="006227B8">
      <w:pPr>
        <w:pStyle w:val="Lgende"/>
      </w:pPr>
      <w:bookmarkStart w:id="2237" w:name="_Toc67063161"/>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38" w:author="Heritiana" w:date="2021-03-19T16:17:00Z">
        <w:r w:rsidR="006048F2">
          <w:rPr>
            <w:noProof/>
          </w:rPr>
          <w:t>50</w:t>
        </w:r>
      </w:ins>
      <w:ins w:id="2239" w:author="ADMIN" w:date="2021-03-15T16:10:00Z">
        <w:del w:id="2240" w:author="Heritiana" w:date="2021-03-19T16:02:00Z">
          <w:r w:rsidR="00164A93" w:rsidDel="007E6FB2">
            <w:rPr>
              <w:noProof/>
            </w:rPr>
            <w:delText>51</w:delText>
          </w:r>
        </w:del>
      </w:ins>
      <w:ins w:id="2241" w:author="Michael LABARRE" w:date="2021-03-12T20:12:00Z">
        <w:del w:id="2242" w:author="Heritiana" w:date="2021-03-19T16:02:00Z">
          <w:r w:rsidR="00E26CAC" w:rsidDel="007E6FB2">
            <w:rPr>
              <w:noProof/>
            </w:rPr>
            <w:delText>46</w:delText>
          </w:r>
        </w:del>
      </w:ins>
      <w:del w:id="2243" w:author="Heritiana" w:date="2021-03-19T16:02:00Z">
        <w:r w:rsidR="00E9322C" w:rsidDel="007E6FB2">
          <w:rPr>
            <w:noProof/>
          </w:rPr>
          <w:delText>33</w:delText>
        </w:r>
      </w:del>
      <w:r w:rsidR="003E6EDF">
        <w:rPr>
          <w:noProof/>
        </w:rPr>
        <w:fldChar w:fldCharType="end"/>
      </w:r>
      <w:r>
        <w:t>: Erreur d'envoi de message de notification par email</w:t>
      </w:r>
      <w:bookmarkEnd w:id="2237"/>
    </w:p>
    <w:p w14:paraId="495FEE54" w14:textId="77777777" w:rsidR="00040564" w:rsidRDefault="00040564" w:rsidP="00234352"/>
    <w:p w14:paraId="4FADA6F6" w14:textId="77777777" w:rsidR="00FE572C" w:rsidRDefault="00FE572C">
      <w:pPr>
        <w:keepNext/>
        <w:jc w:val="center"/>
        <w:pPrChange w:id="2244" w:author="Heritiana" w:date="2021-02-18T12:09:00Z">
          <w:pPr>
            <w:keepNext/>
          </w:pPr>
        </w:pPrChange>
      </w:pPr>
      <w:r w:rsidRPr="00FE572C">
        <w:rPr>
          <w:noProof/>
        </w:rPr>
        <w:drawing>
          <wp:inline distT="0" distB="0" distL="0" distR="0" wp14:anchorId="56A39C3B" wp14:editId="5DAD77A5">
            <wp:extent cx="3496163" cy="2314898"/>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96163" cy="2314898"/>
                    </a:xfrm>
                    <a:prstGeom prst="rect">
                      <a:avLst/>
                    </a:prstGeom>
                  </pic:spPr>
                </pic:pic>
              </a:graphicData>
            </a:graphic>
          </wp:inline>
        </w:drawing>
      </w:r>
    </w:p>
    <w:p w14:paraId="4F6ABDB4" w14:textId="1D196B3A" w:rsidR="00FE572C" w:rsidRDefault="00FE572C" w:rsidP="006227B8">
      <w:pPr>
        <w:pStyle w:val="Lgende"/>
      </w:pPr>
      <w:bookmarkStart w:id="2245" w:name="_Toc67063162"/>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46" w:author="Heritiana" w:date="2021-03-19T16:17:00Z">
        <w:r w:rsidR="006048F2">
          <w:rPr>
            <w:noProof/>
          </w:rPr>
          <w:t>51</w:t>
        </w:r>
      </w:ins>
      <w:ins w:id="2247" w:author="ADMIN" w:date="2021-03-15T16:10:00Z">
        <w:del w:id="2248" w:author="Heritiana" w:date="2021-03-19T16:02:00Z">
          <w:r w:rsidR="00164A93" w:rsidDel="007E6FB2">
            <w:rPr>
              <w:noProof/>
            </w:rPr>
            <w:delText>52</w:delText>
          </w:r>
        </w:del>
      </w:ins>
      <w:ins w:id="2249" w:author="Michael LABARRE" w:date="2021-03-12T20:12:00Z">
        <w:del w:id="2250" w:author="Heritiana" w:date="2021-03-19T16:02:00Z">
          <w:r w:rsidR="00E26CAC" w:rsidDel="007E6FB2">
            <w:rPr>
              <w:noProof/>
            </w:rPr>
            <w:delText>47</w:delText>
          </w:r>
        </w:del>
      </w:ins>
      <w:del w:id="2251" w:author="Heritiana" w:date="2021-03-19T16:02:00Z">
        <w:r w:rsidR="00E9322C" w:rsidDel="007E6FB2">
          <w:rPr>
            <w:noProof/>
          </w:rPr>
          <w:delText>34</w:delText>
        </w:r>
      </w:del>
      <w:r w:rsidR="003E6EDF">
        <w:rPr>
          <w:noProof/>
        </w:rPr>
        <w:fldChar w:fldCharType="end"/>
      </w:r>
      <w:r>
        <w:t xml:space="preserve">: Erreur d'envoi de document (car document </w:t>
      </w:r>
      <w:r w:rsidR="00294845">
        <w:t xml:space="preserve">déjà </w:t>
      </w:r>
      <w:r>
        <w:t>verrouillé)</w:t>
      </w:r>
      <w:bookmarkEnd w:id="2245"/>
    </w:p>
    <w:p w14:paraId="39AD22B3" w14:textId="77777777" w:rsidR="00FE572C" w:rsidRDefault="00FE572C" w:rsidP="00234352"/>
    <w:p w14:paraId="4AC18B71" w14:textId="77777777" w:rsidR="008C4165" w:rsidRDefault="00135883">
      <w:pPr>
        <w:keepNext/>
        <w:jc w:val="center"/>
        <w:pPrChange w:id="2252" w:author="Heritiana" w:date="2021-02-18T12:09:00Z">
          <w:pPr>
            <w:keepNext/>
          </w:pPr>
        </w:pPrChange>
      </w:pPr>
      <w:r>
        <w:rPr>
          <w:noProof/>
        </w:rPr>
        <w:drawing>
          <wp:inline distT="0" distB="0" distL="0" distR="0" wp14:anchorId="500EA709" wp14:editId="5D2AF183">
            <wp:extent cx="3638550" cy="2447925"/>
            <wp:effectExtent l="0" t="0" r="0" b="9525"/>
            <wp:docPr id="1401" name="Imag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38550" cy="2447925"/>
                    </a:xfrm>
                    <a:prstGeom prst="rect">
                      <a:avLst/>
                    </a:prstGeom>
                  </pic:spPr>
                </pic:pic>
              </a:graphicData>
            </a:graphic>
          </wp:inline>
        </w:drawing>
      </w:r>
    </w:p>
    <w:p w14:paraId="1C942A8E" w14:textId="20D63A7A" w:rsidR="0078252C" w:rsidRPr="00234352" w:rsidRDefault="008C4165" w:rsidP="006227B8">
      <w:pPr>
        <w:pStyle w:val="Lgende"/>
      </w:pPr>
      <w:bookmarkStart w:id="2253" w:name="_Toc67063163"/>
      <w:r>
        <w:t xml:space="preserve">Figure </w:t>
      </w:r>
      <w:r w:rsidR="003E6EDF">
        <w:rPr>
          <w:noProof/>
        </w:rPr>
        <w:fldChar w:fldCharType="begin"/>
      </w:r>
      <w:r w:rsidR="003E6EDF">
        <w:rPr>
          <w:noProof/>
        </w:rPr>
        <w:instrText xml:space="preserve"> SEQ Figure \* ARABIC </w:instrText>
      </w:r>
      <w:r w:rsidR="003E6EDF">
        <w:rPr>
          <w:noProof/>
        </w:rPr>
        <w:fldChar w:fldCharType="separate"/>
      </w:r>
      <w:ins w:id="2254" w:author="Heritiana" w:date="2021-03-19T16:17:00Z">
        <w:r w:rsidR="006048F2">
          <w:rPr>
            <w:noProof/>
          </w:rPr>
          <w:t>52</w:t>
        </w:r>
      </w:ins>
      <w:ins w:id="2255" w:author="ADMIN" w:date="2021-03-15T16:10:00Z">
        <w:del w:id="2256" w:author="Heritiana" w:date="2021-03-19T16:02:00Z">
          <w:r w:rsidR="00164A93" w:rsidDel="007E6FB2">
            <w:rPr>
              <w:noProof/>
            </w:rPr>
            <w:delText>53</w:delText>
          </w:r>
        </w:del>
      </w:ins>
      <w:ins w:id="2257" w:author="Michael LABARRE" w:date="2021-03-12T20:12:00Z">
        <w:del w:id="2258" w:author="Heritiana" w:date="2021-03-19T16:02:00Z">
          <w:r w:rsidR="00E26CAC" w:rsidDel="007E6FB2">
            <w:rPr>
              <w:noProof/>
            </w:rPr>
            <w:delText>48</w:delText>
          </w:r>
        </w:del>
      </w:ins>
      <w:del w:id="2259" w:author="Heritiana" w:date="2021-03-19T16:02:00Z">
        <w:r w:rsidR="00E9322C" w:rsidDel="007E6FB2">
          <w:rPr>
            <w:noProof/>
          </w:rPr>
          <w:delText>35</w:delText>
        </w:r>
      </w:del>
      <w:r w:rsidR="003E6EDF">
        <w:rPr>
          <w:noProof/>
        </w:rPr>
        <w:fldChar w:fldCharType="end"/>
      </w:r>
      <w:r>
        <w:t>: Erreur de déconnexion de la plateforme</w:t>
      </w:r>
      <w:bookmarkEnd w:id="2253"/>
    </w:p>
    <w:sectPr w:rsidR="0078252C" w:rsidRPr="00234352" w:rsidSect="00253A1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42" w:author="Heritiana" w:date="2021-03-02T18:36:00Z" w:initials="HLA">
    <w:p w14:paraId="156DA34A" w14:textId="31D8EE6D" w:rsidR="007E6FB2" w:rsidRDefault="007E6FB2">
      <w:pPr>
        <w:pStyle w:val="Commentaire"/>
      </w:pPr>
      <w:r>
        <w:rPr>
          <w:rStyle w:val="Marquedecommentaire"/>
        </w:rPr>
        <w:annotationRef/>
      </w:r>
      <w:r>
        <w:t>Comme convenu, les types de document ont été mis sur un paragraphe</w:t>
      </w:r>
    </w:p>
  </w:comment>
  <w:comment w:id="1052" w:author="Heritiana" w:date="2021-03-02T18:35:00Z" w:initials="HLA">
    <w:p w14:paraId="6E1E7FC2" w14:textId="0CBC585D" w:rsidR="007E6FB2" w:rsidRDefault="007E6FB2">
      <w:pPr>
        <w:pStyle w:val="Commentaire"/>
      </w:pPr>
      <w:r>
        <w:rPr>
          <w:rStyle w:val="Marquedecommentaire"/>
        </w:rPr>
        <w:annotationRef/>
      </w:r>
      <w:r>
        <w:t>Chaque partie doit être un peu plus développer</w:t>
      </w:r>
    </w:p>
  </w:comment>
  <w:comment w:id="1200" w:author="Heritiana" w:date="2021-02-16T13:41:00Z" w:initials="HLA">
    <w:p w14:paraId="41F846B7" w14:textId="490BD8C6" w:rsidR="007E6FB2" w:rsidRDefault="007E6FB2">
      <w:pPr>
        <w:pStyle w:val="Commentaire"/>
      </w:pPr>
      <w:r>
        <w:rPr>
          <w:rStyle w:val="Marquedecommentaire"/>
        </w:rPr>
        <w:annotationRef/>
      </w:r>
      <w:r>
        <w:t>Corriger le numéro de figure</w:t>
      </w:r>
    </w:p>
  </w:comment>
  <w:comment w:id="1209" w:author="Heritiana" w:date="2021-02-16T13:42:00Z" w:initials="HLA">
    <w:p w14:paraId="4E23BCB9" w14:textId="33E818ED" w:rsidR="007E6FB2" w:rsidRDefault="007E6FB2">
      <w:pPr>
        <w:pStyle w:val="Commentaire"/>
      </w:pPr>
      <w:r>
        <w:rPr>
          <w:rStyle w:val="Marquedecommentaire"/>
        </w:rPr>
        <w:annotationRef/>
      </w:r>
      <w:r>
        <w:t>Même remarque</w:t>
      </w:r>
    </w:p>
  </w:comment>
  <w:comment w:id="1349" w:author="Heritiana" w:date="2021-03-02T18:35:00Z" w:initials="HLA">
    <w:p w14:paraId="33453E8E" w14:textId="77777777" w:rsidR="007E6FB2" w:rsidRDefault="007E6FB2" w:rsidP="000D1D08">
      <w:pPr>
        <w:pStyle w:val="Commentaire"/>
      </w:pPr>
      <w:r>
        <w:rPr>
          <w:rStyle w:val="Marquedecommentaire"/>
        </w:rPr>
        <w:annotationRef/>
      </w:r>
      <w:r>
        <w:t>Chaque partie doit être un peu plus développer</w:t>
      </w:r>
    </w:p>
  </w:comment>
  <w:comment w:id="1437" w:author="Administrator" w:date="2021-03-13T08:29:00Z" w:initials="A">
    <w:p w14:paraId="74210683" w14:textId="3E9862C9" w:rsidR="007E6FB2" w:rsidRDefault="007E6FB2">
      <w:pPr>
        <w:pStyle w:val="Commentaire"/>
      </w:pPr>
      <w:r>
        <w:rPr>
          <w:rStyle w:val="Marquedecommentaire"/>
        </w:rPr>
        <w:annotationRef/>
      </w:r>
      <w:r>
        <w:t>La partie « type de document : autres » est à placer en dernier parmi les différents types dans le guide. Comme ça, l’argument est bien valable quand on dit que « </w:t>
      </w:r>
      <w:r w:rsidRPr="00376C21">
        <w:rPr>
          <w:highlight w:val="yellow"/>
        </w:rPr>
        <w:t>Ce sont tout autre type document n’ayant pas de rapport avec les autres types évoqués</w:t>
      </w:r>
      <w:r>
        <w:rPr>
          <w:highlight w:val="yellow"/>
        </w:rPr>
        <w:t xml:space="preserve"> plus haut</w:t>
      </w:r>
      <w:r>
        <w:t> »</w:t>
      </w:r>
    </w:p>
  </w:comment>
  <w:comment w:id="1574" w:author="Heritiana" w:date="2021-03-12T10:28:00Z" w:initials="HLA">
    <w:p w14:paraId="2093BBD0" w14:textId="77777777" w:rsidR="007E6FB2" w:rsidRDefault="007E6FB2" w:rsidP="00DE7107">
      <w:pPr>
        <w:pStyle w:val="Commentaire"/>
      </w:pPr>
      <w:r>
        <w:rPr>
          <w:rStyle w:val="Marquedecommentaire"/>
        </w:rPr>
        <w:annotationRef/>
      </w:r>
      <w:r>
        <w:t>Ajout de l’utilisation du type « confidentiel »</w:t>
      </w:r>
    </w:p>
  </w:comment>
  <w:comment w:id="1750" w:author="Administrator" w:date="2021-03-17T07:31:00Z" w:initials="A">
    <w:p w14:paraId="63F2F7F2" w14:textId="530CCA5B" w:rsidR="007E6FB2" w:rsidRDefault="007E6FB2">
      <w:pPr>
        <w:pStyle w:val="Commentaire"/>
      </w:pPr>
      <w:r>
        <w:rPr>
          <w:rStyle w:val="Marquedecommentaire"/>
        </w:rPr>
        <w:annotationRef/>
      </w:r>
      <w:r>
        <w:t>Pourquoi on a besoin de montrer ça déjà ?</w:t>
      </w:r>
    </w:p>
  </w:comment>
  <w:comment w:id="1807" w:author="Administrator" w:date="2021-03-13T08:55:00Z" w:initials="A">
    <w:p w14:paraId="17BD5F92" w14:textId="77777777" w:rsidR="007E6FB2" w:rsidRDefault="007E6FB2">
      <w:pPr>
        <w:pStyle w:val="Commentaire"/>
      </w:pPr>
      <w:r>
        <w:rPr>
          <w:rStyle w:val="Marquedecommentaire"/>
        </w:rPr>
        <w:annotationRef/>
      </w:r>
      <w:r>
        <w:t>???</w:t>
      </w:r>
    </w:p>
    <w:p w14:paraId="2879624E" w14:textId="6799C0D7" w:rsidR="007E6FB2" w:rsidRDefault="007E6FB2" w:rsidP="00C32D47">
      <w:pPr>
        <w:pStyle w:val="Commentaire"/>
        <w:ind w:left="0" w:firstLine="0"/>
      </w:pPr>
      <w:r>
        <w:t>La phrase est incomplète à mon avis</w:t>
      </w:r>
    </w:p>
  </w:comment>
  <w:comment w:id="1786" w:author="ADMIN" w:date="2021-03-15T14:54:00Z" w:initials="A">
    <w:p w14:paraId="7D8FFD5E" w14:textId="4285CCC8" w:rsidR="007E6FB2" w:rsidRDefault="007E6FB2">
      <w:pPr>
        <w:pStyle w:val="Commentaire"/>
      </w:pPr>
      <w:r>
        <w:rPr>
          <w:rStyle w:val="Marquedecommentaire"/>
        </w:rPr>
        <w:annotationRef/>
      </w:r>
      <w:r>
        <w:t>Un espace commun à tous les SFD existe dans la plateforme pour permettre à l’ARSM de communiquer des notes et/ou des circulaires ou autres types de documents qui leurs sont destinés</w:t>
      </w:r>
    </w:p>
  </w:comment>
  <w:comment w:id="1931" w:author="ADMIN" w:date="2021-03-15T11:01:00Z" w:initials="A">
    <w:p w14:paraId="17B346D4" w14:textId="264497FF" w:rsidR="007E6FB2" w:rsidRDefault="007E6FB2">
      <w:pPr>
        <w:pStyle w:val="Commentaire"/>
      </w:pPr>
      <w:r>
        <w:rPr>
          <w:rStyle w:val="Marquedecommentaire"/>
        </w:rPr>
        <w:annotationRef/>
      </w:r>
      <w:r>
        <w:t>Comment télécharger un document sur la plateforme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6DA34A" w15:done="0"/>
  <w15:commentEx w15:paraId="6E1E7FC2" w15:done="0"/>
  <w15:commentEx w15:paraId="41F846B7" w15:done="0"/>
  <w15:commentEx w15:paraId="4E23BCB9" w15:done="0"/>
  <w15:commentEx w15:paraId="33453E8E" w15:done="0"/>
  <w15:commentEx w15:paraId="74210683" w15:done="0"/>
  <w15:commentEx w15:paraId="2093BBD0" w15:done="0"/>
  <w15:commentEx w15:paraId="63F2F7F2" w15:done="0"/>
  <w15:commentEx w15:paraId="2879624E" w15:done="0"/>
  <w15:commentEx w15:paraId="7D8FFD5E" w15:done="0"/>
  <w15:commentEx w15:paraId="17B346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7D9D0" w14:textId="77777777" w:rsidR="00B107C2" w:rsidRDefault="00B107C2" w:rsidP="00253A10">
      <w:pPr>
        <w:spacing w:after="0" w:line="240" w:lineRule="auto"/>
      </w:pPr>
      <w:r>
        <w:separator/>
      </w:r>
    </w:p>
  </w:endnote>
  <w:endnote w:type="continuationSeparator" w:id="0">
    <w:p w14:paraId="7DE92D99" w14:textId="77777777" w:rsidR="00B107C2" w:rsidRDefault="00B107C2" w:rsidP="0025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EA43" w14:textId="77777777" w:rsidR="007E6FB2" w:rsidRPr="00253A10" w:rsidRDefault="007E6FB2">
    <w:pPr>
      <w:tabs>
        <w:tab w:val="center" w:pos="4550"/>
        <w:tab w:val="left" w:pos="5818"/>
      </w:tabs>
      <w:ind w:right="260"/>
      <w:jc w:val="right"/>
      <w:rPr>
        <w:color w:val="222A35" w:themeColor="text2" w:themeShade="80"/>
        <w:sz w:val="20"/>
        <w:szCs w:val="24"/>
      </w:rPr>
    </w:pPr>
    <w:r w:rsidRPr="00253A10">
      <w:rPr>
        <w:color w:val="8496B0" w:themeColor="text2" w:themeTint="99"/>
        <w:spacing w:val="60"/>
        <w:sz w:val="20"/>
        <w:szCs w:val="24"/>
      </w:rPr>
      <w:t>Page</w:t>
    </w:r>
    <w:r w:rsidRPr="00253A10">
      <w:rPr>
        <w:color w:val="8496B0" w:themeColor="text2" w:themeTint="99"/>
        <w:sz w:val="20"/>
        <w:szCs w:val="24"/>
      </w:rPr>
      <w:t xml:space="preserve"> </w:t>
    </w:r>
    <w:r w:rsidRPr="00253A10">
      <w:rPr>
        <w:color w:val="323E4F" w:themeColor="text2" w:themeShade="BF"/>
        <w:sz w:val="20"/>
        <w:szCs w:val="24"/>
      </w:rPr>
      <w:fldChar w:fldCharType="begin"/>
    </w:r>
    <w:r w:rsidRPr="00253A10">
      <w:rPr>
        <w:color w:val="323E4F" w:themeColor="text2" w:themeShade="BF"/>
        <w:sz w:val="20"/>
        <w:szCs w:val="24"/>
      </w:rPr>
      <w:instrText>PAGE   \* MERGEFORMAT</w:instrText>
    </w:r>
    <w:r w:rsidRPr="00253A10">
      <w:rPr>
        <w:color w:val="323E4F" w:themeColor="text2" w:themeShade="BF"/>
        <w:sz w:val="20"/>
        <w:szCs w:val="24"/>
      </w:rPr>
      <w:fldChar w:fldCharType="separate"/>
    </w:r>
    <w:r w:rsidR="006048F2">
      <w:rPr>
        <w:noProof/>
        <w:color w:val="323E4F" w:themeColor="text2" w:themeShade="BF"/>
        <w:sz w:val="20"/>
        <w:szCs w:val="24"/>
      </w:rPr>
      <w:t>21</w:t>
    </w:r>
    <w:r w:rsidRPr="00253A10">
      <w:rPr>
        <w:color w:val="323E4F" w:themeColor="text2" w:themeShade="BF"/>
        <w:sz w:val="20"/>
        <w:szCs w:val="24"/>
      </w:rPr>
      <w:fldChar w:fldCharType="end"/>
    </w:r>
    <w:r w:rsidRPr="00253A10">
      <w:rPr>
        <w:color w:val="323E4F" w:themeColor="text2" w:themeShade="BF"/>
        <w:sz w:val="20"/>
        <w:szCs w:val="24"/>
      </w:rPr>
      <w:t xml:space="preserve"> | </w:t>
    </w:r>
    <w:r w:rsidRPr="00253A10">
      <w:rPr>
        <w:color w:val="323E4F" w:themeColor="text2" w:themeShade="BF"/>
        <w:sz w:val="20"/>
        <w:szCs w:val="24"/>
      </w:rPr>
      <w:fldChar w:fldCharType="begin"/>
    </w:r>
    <w:r w:rsidRPr="00253A10">
      <w:rPr>
        <w:color w:val="323E4F" w:themeColor="text2" w:themeShade="BF"/>
        <w:sz w:val="20"/>
        <w:szCs w:val="24"/>
      </w:rPr>
      <w:instrText>NUMPAGES  \* Arabic  \* MERGEFORMAT</w:instrText>
    </w:r>
    <w:r w:rsidRPr="00253A10">
      <w:rPr>
        <w:color w:val="323E4F" w:themeColor="text2" w:themeShade="BF"/>
        <w:sz w:val="20"/>
        <w:szCs w:val="24"/>
      </w:rPr>
      <w:fldChar w:fldCharType="separate"/>
    </w:r>
    <w:r w:rsidR="006048F2">
      <w:rPr>
        <w:noProof/>
        <w:color w:val="323E4F" w:themeColor="text2" w:themeShade="BF"/>
        <w:sz w:val="20"/>
        <w:szCs w:val="24"/>
      </w:rPr>
      <w:t>47</w:t>
    </w:r>
    <w:r w:rsidRPr="00253A10">
      <w:rPr>
        <w:color w:val="323E4F" w:themeColor="text2" w:themeShade="BF"/>
        <w:sz w:val="20"/>
        <w:szCs w:val="24"/>
      </w:rPr>
      <w:fldChar w:fldCharType="end"/>
    </w:r>
  </w:p>
  <w:p w14:paraId="5DDBD76B" w14:textId="77777777" w:rsidR="007E6FB2" w:rsidRDefault="007E6FB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97092" w14:textId="77777777" w:rsidR="00B107C2" w:rsidRDefault="00B107C2" w:rsidP="00253A10">
      <w:pPr>
        <w:spacing w:after="0" w:line="240" w:lineRule="auto"/>
      </w:pPr>
      <w:r>
        <w:separator/>
      </w:r>
    </w:p>
  </w:footnote>
  <w:footnote w:type="continuationSeparator" w:id="0">
    <w:p w14:paraId="6BF10B68" w14:textId="77777777" w:rsidR="00B107C2" w:rsidRDefault="00B107C2" w:rsidP="00253A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3264" w14:textId="77777777" w:rsidR="007E6FB2" w:rsidRDefault="007E6FB2" w:rsidP="008D2C40">
    <w:pPr>
      <w:pStyle w:val="En-tte"/>
      <w:ind w:left="0" w:firstLine="0"/>
    </w:pPr>
    <w:r>
      <w:rPr>
        <w:noProof/>
      </w:rPr>
      <mc:AlternateContent>
        <mc:Choice Requires="wps">
          <w:drawing>
            <wp:anchor distT="0" distB="0" distL="114300" distR="114300" simplePos="0" relativeHeight="251660288" behindDoc="0" locked="0" layoutInCell="1" allowOverlap="1" wp14:anchorId="4D7CF28E" wp14:editId="4D72008F">
              <wp:simplePos x="0" y="0"/>
              <wp:positionH relativeFrom="column">
                <wp:posOffset>5838825</wp:posOffset>
              </wp:positionH>
              <wp:positionV relativeFrom="paragraph">
                <wp:posOffset>-249555</wp:posOffset>
              </wp:positionV>
              <wp:extent cx="590550" cy="609600"/>
              <wp:effectExtent l="0" t="0" r="0" b="0"/>
              <wp:wrapNone/>
              <wp:docPr id="1394" name="Zone de texte 1394"/>
              <wp:cNvGraphicFramePr/>
              <a:graphic xmlns:a="http://schemas.openxmlformats.org/drawingml/2006/main">
                <a:graphicData uri="http://schemas.microsoft.com/office/word/2010/wordprocessingShape">
                  <wps:wsp>
                    <wps:cNvSpPr txBox="1"/>
                    <wps:spPr>
                      <a:xfrm>
                        <a:off x="0" y="0"/>
                        <a:ext cx="59055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22F55" w14:textId="77777777" w:rsidR="007E6FB2" w:rsidRDefault="007E6FB2">
                          <w:pPr>
                            <w:ind w:left="0"/>
                          </w:pPr>
                          <w:r>
                            <w:rPr>
                              <w:rFonts w:ascii="Arial" w:hAnsi="Arial" w:cs="Arial"/>
                              <w:noProof/>
                              <w:color w:val="1F497D"/>
                              <w:sz w:val="14"/>
                              <w:szCs w:val="14"/>
                            </w:rPr>
                            <w:drawing>
                              <wp:inline distT="0" distB="0" distL="0" distR="0" wp14:anchorId="3BAEC35E" wp14:editId="2AAAD16B">
                                <wp:extent cx="416414" cy="422080"/>
                                <wp:effectExtent l="0" t="0" r="317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16414" cy="422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7CF28E" id="_x0000_t202" coordsize="21600,21600" o:spt="202" path="m,l,21600r21600,l21600,xe">
              <v:stroke joinstyle="miter"/>
              <v:path gradientshapeok="t" o:connecttype="rect"/>
            </v:shapetype>
            <v:shape id="Zone de texte 1394" o:spid="_x0000_s1026" type="#_x0000_t202" style="position:absolute;left:0;text-align:left;margin-left:459.75pt;margin-top:-19.65pt;width:46.5pt;height:4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" fillcolor="white [3201]" stroked="f" strokeweight=".5pt">
              <v:textbox>
                <w:txbxContent>
                  <w:p w14:paraId="1AF22F55" w14:textId="77777777" w:rsidR="007E6FB2" w:rsidRDefault="007E6FB2">
                    <w:pPr>
                      <w:ind w:left="0"/>
                    </w:pPr>
                    <w:r>
                      <w:rPr>
                        <w:rFonts w:ascii="Arial" w:hAnsi="Arial" w:cs="Arial"/>
                        <w:noProof/>
                        <w:color w:val="1F497D"/>
                        <w:sz w:val="14"/>
                        <w:szCs w:val="14"/>
                      </w:rPr>
                      <w:drawing>
                        <wp:inline distT="0" distB="0" distL="0" distR="0" wp14:anchorId="3BAEC35E" wp14:editId="2AAAD16B">
                          <wp:extent cx="416414" cy="422080"/>
                          <wp:effectExtent l="0" t="0" r="317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Description : Description : C:\Patrick\TAF\Visuel\Photoshop\Logo 25 ans\Propal\VF\Propal 15.4 png.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416414" cy="42208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8745" distR="118745" simplePos="0" relativeHeight="251659264" behindDoc="1" locked="0" layoutInCell="1" allowOverlap="0" wp14:anchorId="298C5906" wp14:editId="0840045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auto"/>
                            </w:rPr>
                            <w:alias w:val="Titre"/>
                            <w:tag w:val=""/>
                            <w:id w:val="208770389"/>
                            <w:dataBinding w:prefixMappings="xmlns:ns0='http://purl.org/dc/elements/1.1/' xmlns:ns1='http://schemas.openxmlformats.org/package/2006/metadata/core-properties' " w:xpath="/ns1:coreProperties[1]/ns0:title[1]" w:storeItemID="{6C3C8BC8-F283-45AE-878A-BAB7291924A1}"/>
                            <w:text/>
                          </w:sdtPr>
                          <w:sdtEndPr/>
                          <w:sdtContent>
                            <w:p w14:paraId="3F7EAF7B" w14:textId="01070FFD" w:rsidR="007E6FB2" w:rsidRPr="008D2C40" w:rsidRDefault="007E6FB2">
                              <w:pPr>
                                <w:pStyle w:val="En-tte"/>
                                <w:jc w:val="center"/>
                                <w:rPr>
                                  <w:caps/>
                                  <w:color w:val="auto"/>
                                </w:rPr>
                              </w:pPr>
                              <w:r>
                                <w:rPr>
                                  <w:caps/>
                                  <w:color w:val="auto"/>
                                </w:rPr>
                                <w:t>Guide de l’utilisateur au sein de l’ARSM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8C5906" id="Rectangle 197"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" o:allowoverlap="f" fillcolor="#9cc2e5 [1940]" stroked="f" strokeweight="1pt">
              <v:textbox style="mso-fit-shape-to-text:t">
                <w:txbxContent>
                  <w:sdt>
                    <w:sdtPr>
                      <w:rPr>
                        <w:caps/>
                        <w:color w:val="auto"/>
                      </w:rPr>
                      <w:alias w:val="Titre"/>
                      <w:tag w:val=""/>
                      <w:id w:val="208770389"/>
                      <w:dataBinding w:prefixMappings="xmlns:ns0='http://purl.org/dc/elements/1.1/' xmlns:ns1='http://schemas.openxmlformats.org/package/2006/metadata/core-properties' " w:xpath="/ns1:coreProperties[1]/ns0:title[1]" w:storeItemID="{6C3C8BC8-F283-45AE-878A-BAB7291924A1}"/>
                      <w:text/>
                    </w:sdtPr>
                    <w:sdtContent>
                      <w:p w14:paraId="3F7EAF7B" w14:textId="01070FFD" w:rsidR="007E6FB2" w:rsidRPr="008D2C40" w:rsidRDefault="007E6FB2">
                        <w:pPr>
                          <w:pStyle w:val="En-tte"/>
                          <w:jc w:val="center"/>
                          <w:rPr>
                            <w:caps/>
                            <w:color w:val="auto"/>
                          </w:rPr>
                        </w:pPr>
                        <w:r>
                          <w:rPr>
                            <w:caps/>
                            <w:color w:val="auto"/>
                          </w:rPr>
                          <w:t>Guide de l’utilisateur au sein de l’ARSM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5373"/>
    <w:multiLevelType w:val="hybridMultilevel"/>
    <w:tmpl w:val="45AC3CE0"/>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 w15:restartNumberingAfterBreak="0">
    <w:nsid w:val="085D11B8"/>
    <w:multiLevelType w:val="hybridMultilevel"/>
    <w:tmpl w:val="1C680822"/>
    <w:lvl w:ilvl="0" w:tplc="08E0F672">
      <w:start w:val="1"/>
      <w:numFmt w:val="decimal"/>
      <w:lvlText w:val="%1."/>
      <w:lvlJc w:val="left"/>
      <w:pPr>
        <w:ind w:left="395" w:hanging="360"/>
      </w:pPr>
      <w:rPr>
        <w:rFonts w:hint="default"/>
      </w:rPr>
    </w:lvl>
    <w:lvl w:ilvl="1" w:tplc="040C0019" w:tentative="1">
      <w:start w:val="1"/>
      <w:numFmt w:val="lowerLetter"/>
      <w:lvlText w:val="%2."/>
      <w:lvlJc w:val="left"/>
      <w:pPr>
        <w:ind w:left="1115" w:hanging="360"/>
      </w:pPr>
    </w:lvl>
    <w:lvl w:ilvl="2" w:tplc="040C001B" w:tentative="1">
      <w:start w:val="1"/>
      <w:numFmt w:val="lowerRoman"/>
      <w:lvlText w:val="%3."/>
      <w:lvlJc w:val="right"/>
      <w:pPr>
        <w:ind w:left="1835" w:hanging="180"/>
      </w:pPr>
    </w:lvl>
    <w:lvl w:ilvl="3" w:tplc="040C000F" w:tentative="1">
      <w:start w:val="1"/>
      <w:numFmt w:val="decimal"/>
      <w:lvlText w:val="%4."/>
      <w:lvlJc w:val="left"/>
      <w:pPr>
        <w:ind w:left="2555" w:hanging="360"/>
      </w:pPr>
    </w:lvl>
    <w:lvl w:ilvl="4" w:tplc="040C0019" w:tentative="1">
      <w:start w:val="1"/>
      <w:numFmt w:val="lowerLetter"/>
      <w:lvlText w:val="%5."/>
      <w:lvlJc w:val="left"/>
      <w:pPr>
        <w:ind w:left="3275" w:hanging="360"/>
      </w:pPr>
    </w:lvl>
    <w:lvl w:ilvl="5" w:tplc="040C001B" w:tentative="1">
      <w:start w:val="1"/>
      <w:numFmt w:val="lowerRoman"/>
      <w:lvlText w:val="%6."/>
      <w:lvlJc w:val="right"/>
      <w:pPr>
        <w:ind w:left="3995" w:hanging="180"/>
      </w:pPr>
    </w:lvl>
    <w:lvl w:ilvl="6" w:tplc="040C000F" w:tentative="1">
      <w:start w:val="1"/>
      <w:numFmt w:val="decimal"/>
      <w:lvlText w:val="%7."/>
      <w:lvlJc w:val="left"/>
      <w:pPr>
        <w:ind w:left="4715" w:hanging="360"/>
      </w:pPr>
    </w:lvl>
    <w:lvl w:ilvl="7" w:tplc="040C0019" w:tentative="1">
      <w:start w:val="1"/>
      <w:numFmt w:val="lowerLetter"/>
      <w:lvlText w:val="%8."/>
      <w:lvlJc w:val="left"/>
      <w:pPr>
        <w:ind w:left="5435" w:hanging="360"/>
      </w:pPr>
    </w:lvl>
    <w:lvl w:ilvl="8" w:tplc="040C001B" w:tentative="1">
      <w:start w:val="1"/>
      <w:numFmt w:val="lowerRoman"/>
      <w:lvlText w:val="%9."/>
      <w:lvlJc w:val="right"/>
      <w:pPr>
        <w:ind w:left="6155" w:hanging="180"/>
      </w:pPr>
    </w:lvl>
  </w:abstractNum>
  <w:abstractNum w:abstractNumId="2" w15:restartNumberingAfterBreak="0">
    <w:nsid w:val="13D17C9C"/>
    <w:multiLevelType w:val="multilevel"/>
    <w:tmpl w:val="A34AE2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EF3A5A"/>
    <w:multiLevelType w:val="hybridMultilevel"/>
    <w:tmpl w:val="B066C370"/>
    <w:lvl w:ilvl="0" w:tplc="040C000B">
      <w:start w:val="1"/>
      <w:numFmt w:val="bullet"/>
      <w:lvlText w:val=""/>
      <w:lvlJc w:val="left"/>
      <w:pPr>
        <w:ind w:left="755" w:hanging="360"/>
      </w:pPr>
      <w:rPr>
        <w:rFonts w:ascii="Wingdings" w:hAnsi="Wingdings"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4" w15:restartNumberingAfterBreak="0">
    <w:nsid w:val="188C61A0"/>
    <w:multiLevelType w:val="hybridMultilevel"/>
    <w:tmpl w:val="D124F76E"/>
    <w:lvl w:ilvl="0" w:tplc="C18CA808">
      <w:numFmt w:val="bullet"/>
      <w:lvlText w:val="-"/>
      <w:lvlJc w:val="left"/>
      <w:pPr>
        <w:ind w:left="395" w:hanging="360"/>
      </w:pPr>
      <w:rPr>
        <w:rFonts w:ascii="Calibri" w:eastAsia="Calibri" w:hAnsi="Calibri" w:cs="Calibri" w:hint="default"/>
      </w:rPr>
    </w:lvl>
    <w:lvl w:ilvl="1" w:tplc="040C0003" w:tentative="1">
      <w:start w:val="1"/>
      <w:numFmt w:val="bullet"/>
      <w:lvlText w:val="o"/>
      <w:lvlJc w:val="left"/>
      <w:pPr>
        <w:ind w:left="1115" w:hanging="360"/>
      </w:pPr>
      <w:rPr>
        <w:rFonts w:ascii="Courier New" w:hAnsi="Courier New" w:cs="Courier New" w:hint="default"/>
      </w:rPr>
    </w:lvl>
    <w:lvl w:ilvl="2" w:tplc="040C0005" w:tentative="1">
      <w:start w:val="1"/>
      <w:numFmt w:val="bullet"/>
      <w:lvlText w:val=""/>
      <w:lvlJc w:val="left"/>
      <w:pPr>
        <w:ind w:left="1835" w:hanging="360"/>
      </w:pPr>
      <w:rPr>
        <w:rFonts w:ascii="Wingdings" w:hAnsi="Wingdings" w:hint="default"/>
      </w:rPr>
    </w:lvl>
    <w:lvl w:ilvl="3" w:tplc="040C0001" w:tentative="1">
      <w:start w:val="1"/>
      <w:numFmt w:val="bullet"/>
      <w:lvlText w:val=""/>
      <w:lvlJc w:val="left"/>
      <w:pPr>
        <w:ind w:left="2555" w:hanging="360"/>
      </w:pPr>
      <w:rPr>
        <w:rFonts w:ascii="Symbol" w:hAnsi="Symbol" w:hint="default"/>
      </w:rPr>
    </w:lvl>
    <w:lvl w:ilvl="4" w:tplc="040C0003" w:tentative="1">
      <w:start w:val="1"/>
      <w:numFmt w:val="bullet"/>
      <w:lvlText w:val="o"/>
      <w:lvlJc w:val="left"/>
      <w:pPr>
        <w:ind w:left="3275" w:hanging="360"/>
      </w:pPr>
      <w:rPr>
        <w:rFonts w:ascii="Courier New" w:hAnsi="Courier New" w:cs="Courier New" w:hint="default"/>
      </w:rPr>
    </w:lvl>
    <w:lvl w:ilvl="5" w:tplc="040C0005" w:tentative="1">
      <w:start w:val="1"/>
      <w:numFmt w:val="bullet"/>
      <w:lvlText w:val=""/>
      <w:lvlJc w:val="left"/>
      <w:pPr>
        <w:ind w:left="3995" w:hanging="360"/>
      </w:pPr>
      <w:rPr>
        <w:rFonts w:ascii="Wingdings" w:hAnsi="Wingdings" w:hint="default"/>
      </w:rPr>
    </w:lvl>
    <w:lvl w:ilvl="6" w:tplc="040C0001" w:tentative="1">
      <w:start w:val="1"/>
      <w:numFmt w:val="bullet"/>
      <w:lvlText w:val=""/>
      <w:lvlJc w:val="left"/>
      <w:pPr>
        <w:ind w:left="4715" w:hanging="360"/>
      </w:pPr>
      <w:rPr>
        <w:rFonts w:ascii="Symbol" w:hAnsi="Symbol" w:hint="default"/>
      </w:rPr>
    </w:lvl>
    <w:lvl w:ilvl="7" w:tplc="040C0003" w:tentative="1">
      <w:start w:val="1"/>
      <w:numFmt w:val="bullet"/>
      <w:lvlText w:val="o"/>
      <w:lvlJc w:val="left"/>
      <w:pPr>
        <w:ind w:left="5435" w:hanging="360"/>
      </w:pPr>
      <w:rPr>
        <w:rFonts w:ascii="Courier New" w:hAnsi="Courier New" w:cs="Courier New" w:hint="default"/>
      </w:rPr>
    </w:lvl>
    <w:lvl w:ilvl="8" w:tplc="040C0005" w:tentative="1">
      <w:start w:val="1"/>
      <w:numFmt w:val="bullet"/>
      <w:lvlText w:val=""/>
      <w:lvlJc w:val="left"/>
      <w:pPr>
        <w:ind w:left="6155" w:hanging="360"/>
      </w:pPr>
      <w:rPr>
        <w:rFonts w:ascii="Wingdings" w:hAnsi="Wingdings" w:hint="default"/>
      </w:rPr>
    </w:lvl>
  </w:abstractNum>
  <w:abstractNum w:abstractNumId="5" w15:restartNumberingAfterBreak="0">
    <w:nsid w:val="1D6309D0"/>
    <w:multiLevelType w:val="hybridMultilevel"/>
    <w:tmpl w:val="46C2F934"/>
    <w:lvl w:ilvl="0" w:tplc="38DA815C">
      <w:start w:val="1"/>
      <w:numFmt w:val="upperRoman"/>
      <w:pStyle w:val="Titre3"/>
      <w:lvlText w:val="%1."/>
      <w:lvlJc w:val="right"/>
      <w:pPr>
        <w:ind w:left="755" w:hanging="360"/>
      </w:pPr>
    </w:lvl>
    <w:lvl w:ilvl="1" w:tplc="040C0019">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6" w15:restartNumberingAfterBreak="0">
    <w:nsid w:val="22CE743E"/>
    <w:multiLevelType w:val="hybridMultilevel"/>
    <w:tmpl w:val="8CF2B25A"/>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7" w15:restartNumberingAfterBreak="0">
    <w:nsid w:val="28D414C5"/>
    <w:multiLevelType w:val="hybridMultilevel"/>
    <w:tmpl w:val="FB2C7B56"/>
    <w:lvl w:ilvl="0" w:tplc="040C0001">
      <w:start w:val="1"/>
      <w:numFmt w:val="bullet"/>
      <w:lvlText w:val=""/>
      <w:lvlJc w:val="left"/>
      <w:pPr>
        <w:ind w:left="755" w:hanging="360"/>
      </w:pPr>
      <w:rPr>
        <w:rFonts w:ascii="Symbol" w:hAnsi="Symbol" w:hint="default"/>
      </w:r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8" w15:restartNumberingAfterBreak="0">
    <w:nsid w:val="39245462"/>
    <w:multiLevelType w:val="hybridMultilevel"/>
    <w:tmpl w:val="89D2E7F6"/>
    <w:lvl w:ilvl="0" w:tplc="1046B89E">
      <w:start w:val="1"/>
      <w:numFmt w:val="decimal"/>
      <w:pStyle w:val="Titre4"/>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9" w15:restartNumberingAfterBreak="0">
    <w:nsid w:val="3C2C335C"/>
    <w:multiLevelType w:val="hybridMultilevel"/>
    <w:tmpl w:val="213A261C"/>
    <w:lvl w:ilvl="0" w:tplc="F3EE92CE">
      <w:start w:val="1"/>
      <w:numFmt w:val="upperLetter"/>
      <w:pStyle w:val="Titre2"/>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10" w15:restartNumberingAfterBreak="0">
    <w:nsid w:val="3DCE4106"/>
    <w:multiLevelType w:val="hybridMultilevel"/>
    <w:tmpl w:val="9384CCAA"/>
    <w:lvl w:ilvl="0" w:tplc="E3E0C474">
      <w:numFmt w:val="bullet"/>
      <w:lvlText w:val="-"/>
      <w:lvlJc w:val="left"/>
      <w:pPr>
        <w:ind w:left="1475" w:hanging="360"/>
      </w:pPr>
      <w:rPr>
        <w:rFonts w:ascii="Calibri" w:eastAsia="Calibri" w:hAnsi="Calibri" w:cs="Calibri" w:hint="default"/>
      </w:rPr>
    </w:lvl>
    <w:lvl w:ilvl="1" w:tplc="040C0003" w:tentative="1">
      <w:start w:val="1"/>
      <w:numFmt w:val="bullet"/>
      <w:lvlText w:val="o"/>
      <w:lvlJc w:val="left"/>
      <w:pPr>
        <w:ind w:left="2195" w:hanging="360"/>
      </w:pPr>
      <w:rPr>
        <w:rFonts w:ascii="Courier New" w:hAnsi="Courier New" w:cs="Courier New" w:hint="default"/>
      </w:rPr>
    </w:lvl>
    <w:lvl w:ilvl="2" w:tplc="040C0005" w:tentative="1">
      <w:start w:val="1"/>
      <w:numFmt w:val="bullet"/>
      <w:lvlText w:val=""/>
      <w:lvlJc w:val="left"/>
      <w:pPr>
        <w:ind w:left="2915" w:hanging="360"/>
      </w:pPr>
      <w:rPr>
        <w:rFonts w:ascii="Wingdings" w:hAnsi="Wingdings" w:hint="default"/>
      </w:rPr>
    </w:lvl>
    <w:lvl w:ilvl="3" w:tplc="040C0001" w:tentative="1">
      <w:start w:val="1"/>
      <w:numFmt w:val="bullet"/>
      <w:lvlText w:val=""/>
      <w:lvlJc w:val="left"/>
      <w:pPr>
        <w:ind w:left="3635" w:hanging="360"/>
      </w:pPr>
      <w:rPr>
        <w:rFonts w:ascii="Symbol" w:hAnsi="Symbol" w:hint="default"/>
      </w:rPr>
    </w:lvl>
    <w:lvl w:ilvl="4" w:tplc="040C0003" w:tentative="1">
      <w:start w:val="1"/>
      <w:numFmt w:val="bullet"/>
      <w:lvlText w:val="o"/>
      <w:lvlJc w:val="left"/>
      <w:pPr>
        <w:ind w:left="4355" w:hanging="360"/>
      </w:pPr>
      <w:rPr>
        <w:rFonts w:ascii="Courier New" w:hAnsi="Courier New" w:cs="Courier New" w:hint="default"/>
      </w:rPr>
    </w:lvl>
    <w:lvl w:ilvl="5" w:tplc="040C0005" w:tentative="1">
      <w:start w:val="1"/>
      <w:numFmt w:val="bullet"/>
      <w:lvlText w:val=""/>
      <w:lvlJc w:val="left"/>
      <w:pPr>
        <w:ind w:left="5075" w:hanging="360"/>
      </w:pPr>
      <w:rPr>
        <w:rFonts w:ascii="Wingdings" w:hAnsi="Wingdings" w:hint="default"/>
      </w:rPr>
    </w:lvl>
    <w:lvl w:ilvl="6" w:tplc="040C0001" w:tentative="1">
      <w:start w:val="1"/>
      <w:numFmt w:val="bullet"/>
      <w:lvlText w:val=""/>
      <w:lvlJc w:val="left"/>
      <w:pPr>
        <w:ind w:left="5795" w:hanging="360"/>
      </w:pPr>
      <w:rPr>
        <w:rFonts w:ascii="Symbol" w:hAnsi="Symbol" w:hint="default"/>
      </w:rPr>
    </w:lvl>
    <w:lvl w:ilvl="7" w:tplc="040C0003" w:tentative="1">
      <w:start w:val="1"/>
      <w:numFmt w:val="bullet"/>
      <w:lvlText w:val="o"/>
      <w:lvlJc w:val="left"/>
      <w:pPr>
        <w:ind w:left="6515" w:hanging="360"/>
      </w:pPr>
      <w:rPr>
        <w:rFonts w:ascii="Courier New" w:hAnsi="Courier New" w:cs="Courier New" w:hint="default"/>
      </w:rPr>
    </w:lvl>
    <w:lvl w:ilvl="8" w:tplc="040C0005" w:tentative="1">
      <w:start w:val="1"/>
      <w:numFmt w:val="bullet"/>
      <w:lvlText w:val=""/>
      <w:lvlJc w:val="left"/>
      <w:pPr>
        <w:ind w:left="7235" w:hanging="360"/>
      </w:pPr>
      <w:rPr>
        <w:rFonts w:ascii="Wingdings" w:hAnsi="Wingdings" w:hint="default"/>
      </w:rPr>
    </w:lvl>
  </w:abstractNum>
  <w:abstractNum w:abstractNumId="11" w15:restartNumberingAfterBreak="0">
    <w:nsid w:val="433E590A"/>
    <w:multiLevelType w:val="hybridMultilevel"/>
    <w:tmpl w:val="1C66D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93054"/>
    <w:multiLevelType w:val="hybridMultilevel"/>
    <w:tmpl w:val="8AFC8406"/>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3" w15:restartNumberingAfterBreak="0">
    <w:nsid w:val="59D04887"/>
    <w:multiLevelType w:val="hybridMultilevel"/>
    <w:tmpl w:val="61AEECC4"/>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4" w15:restartNumberingAfterBreak="0">
    <w:nsid w:val="66DA7F52"/>
    <w:multiLevelType w:val="hybridMultilevel"/>
    <w:tmpl w:val="87680FF8"/>
    <w:lvl w:ilvl="0" w:tplc="99C4806A">
      <w:start w:val="1"/>
      <w:numFmt w:val="lowerRoman"/>
      <w:pStyle w:val="Titre6"/>
      <w:lvlText w:val="%1."/>
      <w:lvlJc w:val="righ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abstractNum w:abstractNumId="15" w15:restartNumberingAfterBreak="0">
    <w:nsid w:val="6D855B66"/>
    <w:multiLevelType w:val="hybridMultilevel"/>
    <w:tmpl w:val="823CB412"/>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6" w15:restartNumberingAfterBreak="0">
    <w:nsid w:val="73DC174C"/>
    <w:multiLevelType w:val="hybridMultilevel"/>
    <w:tmpl w:val="EE749EA6"/>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7" w15:restartNumberingAfterBreak="0">
    <w:nsid w:val="74095F31"/>
    <w:multiLevelType w:val="hybridMultilevel"/>
    <w:tmpl w:val="33BAC81A"/>
    <w:lvl w:ilvl="0" w:tplc="E3E0C47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A2627D"/>
    <w:multiLevelType w:val="hybridMultilevel"/>
    <w:tmpl w:val="E856E562"/>
    <w:lvl w:ilvl="0" w:tplc="C032E14E">
      <w:start w:val="1"/>
      <w:numFmt w:val="decimal"/>
      <w:lvlText w:val="%1."/>
      <w:lvlJc w:val="left"/>
      <w:pPr>
        <w:ind w:left="395" w:hanging="360"/>
      </w:pPr>
      <w:rPr>
        <w:rFonts w:hint="default"/>
      </w:rPr>
    </w:lvl>
    <w:lvl w:ilvl="1" w:tplc="040C0019" w:tentative="1">
      <w:start w:val="1"/>
      <w:numFmt w:val="lowerLetter"/>
      <w:lvlText w:val="%2."/>
      <w:lvlJc w:val="left"/>
      <w:pPr>
        <w:ind w:left="1115" w:hanging="360"/>
      </w:pPr>
    </w:lvl>
    <w:lvl w:ilvl="2" w:tplc="040C001B" w:tentative="1">
      <w:start w:val="1"/>
      <w:numFmt w:val="lowerRoman"/>
      <w:lvlText w:val="%3."/>
      <w:lvlJc w:val="right"/>
      <w:pPr>
        <w:ind w:left="1835" w:hanging="180"/>
      </w:pPr>
    </w:lvl>
    <w:lvl w:ilvl="3" w:tplc="040C000F" w:tentative="1">
      <w:start w:val="1"/>
      <w:numFmt w:val="decimal"/>
      <w:lvlText w:val="%4."/>
      <w:lvlJc w:val="left"/>
      <w:pPr>
        <w:ind w:left="2555" w:hanging="360"/>
      </w:pPr>
    </w:lvl>
    <w:lvl w:ilvl="4" w:tplc="040C0019" w:tentative="1">
      <w:start w:val="1"/>
      <w:numFmt w:val="lowerLetter"/>
      <w:lvlText w:val="%5."/>
      <w:lvlJc w:val="left"/>
      <w:pPr>
        <w:ind w:left="3275" w:hanging="360"/>
      </w:pPr>
    </w:lvl>
    <w:lvl w:ilvl="5" w:tplc="040C001B" w:tentative="1">
      <w:start w:val="1"/>
      <w:numFmt w:val="lowerRoman"/>
      <w:lvlText w:val="%6."/>
      <w:lvlJc w:val="right"/>
      <w:pPr>
        <w:ind w:left="3995" w:hanging="180"/>
      </w:pPr>
    </w:lvl>
    <w:lvl w:ilvl="6" w:tplc="040C000F" w:tentative="1">
      <w:start w:val="1"/>
      <w:numFmt w:val="decimal"/>
      <w:lvlText w:val="%7."/>
      <w:lvlJc w:val="left"/>
      <w:pPr>
        <w:ind w:left="4715" w:hanging="360"/>
      </w:pPr>
    </w:lvl>
    <w:lvl w:ilvl="7" w:tplc="040C0019" w:tentative="1">
      <w:start w:val="1"/>
      <w:numFmt w:val="lowerLetter"/>
      <w:lvlText w:val="%8."/>
      <w:lvlJc w:val="left"/>
      <w:pPr>
        <w:ind w:left="5435" w:hanging="360"/>
      </w:pPr>
    </w:lvl>
    <w:lvl w:ilvl="8" w:tplc="040C001B" w:tentative="1">
      <w:start w:val="1"/>
      <w:numFmt w:val="lowerRoman"/>
      <w:lvlText w:val="%9."/>
      <w:lvlJc w:val="right"/>
      <w:pPr>
        <w:ind w:left="6155" w:hanging="180"/>
      </w:pPr>
    </w:lvl>
  </w:abstractNum>
  <w:abstractNum w:abstractNumId="19" w15:restartNumberingAfterBreak="0">
    <w:nsid w:val="7AB416B1"/>
    <w:multiLevelType w:val="hybridMultilevel"/>
    <w:tmpl w:val="5F4ECA1E"/>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num w:numId="1">
    <w:abstractNumId w:val="9"/>
  </w:num>
  <w:num w:numId="2">
    <w:abstractNumId w:val="5"/>
  </w:num>
  <w:num w:numId="3">
    <w:abstractNumId w:val="16"/>
  </w:num>
  <w:num w:numId="4">
    <w:abstractNumId w:val="11"/>
  </w:num>
  <w:num w:numId="5">
    <w:abstractNumId w:val="8"/>
  </w:num>
  <w:num w:numId="6">
    <w:abstractNumId w:val="8"/>
    <w:lvlOverride w:ilvl="0">
      <w:startOverride w:val="1"/>
    </w:lvlOverride>
  </w:num>
  <w:num w:numId="7">
    <w:abstractNumId w:val="17"/>
  </w:num>
  <w:num w:numId="8">
    <w:abstractNumId w:val="7"/>
    <w:lvlOverride w:ilvl="0">
      <w:startOverride w:val="1"/>
    </w:lvlOverride>
  </w:num>
  <w:num w:numId="9">
    <w:abstractNumId w:val="13"/>
  </w:num>
  <w:num w:numId="10">
    <w:abstractNumId w:val="19"/>
  </w:num>
  <w:num w:numId="11">
    <w:abstractNumId w:val="14"/>
  </w:num>
  <w:num w:numId="12">
    <w:abstractNumId w:val="15"/>
  </w:num>
  <w:num w:numId="13">
    <w:abstractNumId w:val="7"/>
    <w:lvlOverride w:ilvl="0">
      <w:startOverride w:val="1"/>
    </w:lvlOverride>
  </w:num>
  <w:num w:numId="14">
    <w:abstractNumId w:val="14"/>
    <w:lvlOverride w:ilvl="0">
      <w:startOverride w:val="1"/>
    </w:lvlOverride>
  </w:num>
  <w:num w:numId="15">
    <w:abstractNumId w:val="7"/>
  </w:num>
  <w:num w:numId="16">
    <w:abstractNumId w:val="7"/>
    <w:lvlOverride w:ilvl="0">
      <w:startOverride w:val="1"/>
    </w:lvlOverride>
  </w:num>
  <w:num w:numId="17">
    <w:abstractNumId w:val="4"/>
  </w:num>
  <w:num w:numId="18">
    <w:abstractNumId w:val="10"/>
  </w:num>
  <w:num w:numId="19">
    <w:abstractNumId w:val="14"/>
    <w:lvlOverride w:ilvl="0">
      <w:startOverride w:val="1"/>
    </w:lvlOverride>
  </w:num>
  <w:num w:numId="20">
    <w:abstractNumId w:val="12"/>
  </w:num>
  <w:num w:numId="21">
    <w:abstractNumId w:val="6"/>
  </w:num>
  <w:num w:numId="22">
    <w:abstractNumId w:val="8"/>
    <w:lvlOverride w:ilvl="0">
      <w:startOverride w:val="1"/>
    </w:lvlOverride>
  </w:num>
  <w:num w:numId="23">
    <w:abstractNumId w:val="15"/>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num>
  <w:num w:numId="34">
    <w:abstractNumId w:val="8"/>
  </w:num>
  <w:num w:numId="35">
    <w:abstractNumId w:val="3"/>
  </w:num>
  <w:num w:numId="36">
    <w:abstractNumId w:val="8"/>
  </w:num>
  <w:num w:numId="37">
    <w:abstractNumId w:val="7"/>
  </w:num>
  <w:num w:numId="38">
    <w:abstractNumId w:val="7"/>
  </w:num>
  <w:num w:numId="39">
    <w:abstractNumId w:val="7"/>
  </w:num>
  <w:num w:numId="40">
    <w:abstractNumId w:val="5"/>
  </w:num>
  <w:num w:numId="41">
    <w:abstractNumId w:val="5"/>
  </w:num>
  <w:num w:numId="42">
    <w:abstractNumId w:val="5"/>
  </w:num>
  <w:num w:numId="43">
    <w:abstractNumId w:val="5"/>
    <w:lvlOverride w:ilvl="0">
      <w:startOverride w:val="1"/>
    </w:lvlOverride>
  </w:num>
  <w:num w:numId="44">
    <w:abstractNumId w:val="5"/>
  </w:num>
  <w:num w:numId="45">
    <w:abstractNumId w:val="8"/>
    <w:lvlOverride w:ilvl="0">
      <w:startOverride w:val="1"/>
    </w:lvlOverride>
  </w:num>
  <w:num w:numId="46">
    <w:abstractNumId w:val="8"/>
  </w:num>
  <w:num w:numId="47">
    <w:abstractNumId w:val="0"/>
  </w:num>
  <w:num w:numId="48">
    <w:abstractNumId w:val="1"/>
  </w:num>
  <w:num w:numId="49">
    <w:abstractNumId w:val="18"/>
  </w:num>
  <w:num w:numId="50">
    <w:abstractNumId w:val="8"/>
  </w:num>
  <w:num w:numId="51">
    <w:abstractNumId w:val="8"/>
    <w:lvlOverride w:ilvl="0">
      <w:startOverride w:val="1"/>
    </w:lvlOverride>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LABARRE">
    <w15:presenceInfo w15:providerId="None" w15:userId="Michael LABARRE"/>
  </w15:person>
  <w15:person w15:author="ADMIN">
    <w15:presenceInfo w15:providerId="None" w15:userId="ADMIN"/>
  </w15:person>
  <w15:person w15:author="Administrator">
    <w15:presenceInfo w15:providerId="AD" w15:userId="S-1-5-21-3383226773-917644637-2942139778-500"/>
  </w15:person>
  <w15:person w15:author="Heritiana">
    <w15:presenceInfo w15:providerId="None" w15:userId="Herit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BB9"/>
    <w:rsid w:val="00001E61"/>
    <w:rsid w:val="00002D92"/>
    <w:rsid w:val="0000431A"/>
    <w:rsid w:val="00006609"/>
    <w:rsid w:val="00006C19"/>
    <w:rsid w:val="0000756C"/>
    <w:rsid w:val="000145A2"/>
    <w:rsid w:val="000165F9"/>
    <w:rsid w:val="00020DEA"/>
    <w:rsid w:val="00035B83"/>
    <w:rsid w:val="00040564"/>
    <w:rsid w:val="00040F29"/>
    <w:rsid w:val="00042050"/>
    <w:rsid w:val="00042FA7"/>
    <w:rsid w:val="000617FE"/>
    <w:rsid w:val="00067BB2"/>
    <w:rsid w:val="00071293"/>
    <w:rsid w:val="00072CEA"/>
    <w:rsid w:val="00081F12"/>
    <w:rsid w:val="00092C92"/>
    <w:rsid w:val="000956A6"/>
    <w:rsid w:val="00095D0A"/>
    <w:rsid w:val="00095FF6"/>
    <w:rsid w:val="000A5E5E"/>
    <w:rsid w:val="000A7624"/>
    <w:rsid w:val="000B480E"/>
    <w:rsid w:val="000B4D8B"/>
    <w:rsid w:val="000B5D5F"/>
    <w:rsid w:val="000B6F49"/>
    <w:rsid w:val="000C4F38"/>
    <w:rsid w:val="000C6D53"/>
    <w:rsid w:val="000D1D08"/>
    <w:rsid w:val="000D33B3"/>
    <w:rsid w:val="000E4105"/>
    <w:rsid w:val="000E5AA2"/>
    <w:rsid w:val="000E74C1"/>
    <w:rsid w:val="000F304B"/>
    <w:rsid w:val="000F4718"/>
    <w:rsid w:val="000F5E64"/>
    <w:rsid w:val="000F69B4"/>
    <w:rsid w:val="000F7AD6"/>
    <w:rsid w:val="001019E6"/>
    <w:rsid w:val="001025B3"/>
    <w:rsid w:val="00105118"/>
    <w:rsid w:val="00105D16"/>
    <w:rsid w:val="001070C3"/>
    <w:rsid w:val="00107437"/>
    <w:rsid w:val="0010752B"/>
    <w:rsid w:val="00111834"/>
    <w:rsid w:val="0011446A"/>
    <w:rsid w:val="00116A4A"/>
    <w:rsid w:val="00117E46"/>
    <w:rsid w:val="001215A7"/>
    <w:rsid w:val="00124BF5"/>
    <w:rsid w:val="001264DF"/>
    <w:rsid w:val="001300C7"/>
    <w:rsid w:val="001316F3"/>
    <w:rsid w:val="00132FFF"/>
    <w:rsid w:val="001352E0"/>
    <w:rsid w:val="00135883"/>
    <w:rsid w:val="00137F1D"/>
    <w:rsid w:val="00150EF1"/>
    <w:rsid w:val="00160082"/>
    <w:rsid w:val="00162D7E"/>
    <w:rsid w:val="0016478A"/>
    <w:rsid w:val="00164A93"/>
    <w:rsid w:val="00170B1D"/>
    <w:rsid w:val="00172BB9"/>
    <w:rsid w:val="00174026"/>
    <w:rsid w:val="001749FC"/>
    <w:rsid w:val="00175EEE"/>
    <w:rsid w:val="00177034"/>
    <w:rsid w:val="001811DF"/>
    <w:rsid w:val="00193AB8"/>
    <w:rsid w:val="00194A9E"/>
    <w:rsid w:val="00195F6B"/>
    <w:rsid w:val="00196F11"/>
    <w:rsid w:val="001A5561"/>
    <w:rsid w:val="001A5B6C"/>
    <w:rsid w:val="001B2E04"/>
    <w:rsid w:val="001B5D82"/>
    <w:rsid w:val="001C24D6"/>
    <w:rsid w:val="001D03F8"/>
    <w:rsid w:val="001D53B3"/>
    <w:rsid w:val="001E0C81"/>
    <w:rsid w:val="001E1994"/>
    <w:rsid w:val="001E77AF"/>
    <w:rsid w:val="001F1C07"/>
    <w:rsid w:val="002022FC"/>
    <w:rsid w:val="00202F44"/>
    <w:rsid w:val="00203EC8"/>
    <w:rsid w:val="00204CB9"/>
    <w:rsid w:val="0021023B"/>
    <w:rsid w:val="00211DEC"/>
    <w:rsid w:val="0021453F"/>
    <w:rsid w:val="00215FAD"/>
    <w:rsid w:val="00216C5F"/>
    <w:rsid w:val="0022063F"/>
    <w:rsid w:val="00226D04"/>
    <w:rsid w:val="002322FC"/>
    <w:rsid w:val="00234352"/>
    <w:rsid w:val="00240090"/>
    <w:rsid w:val="0024677E"/>
    <w:rsid w:val="00247761"/>
    <w:rsid w:val="002507B8"/>
    <w:rsid w:val="00253A10"/>
    <w:rsid w:val="00260095"/>
    <w:rsid w:val="002627D6"/>
    <w:rsid w:val="002670A8"/>
    <w:rsid w:val="00272569"/>
    <w:rsid w:val="002744D9"/>
    <w:rsid w:val="002767E1"/>
    <w:rsid w:val="00284DB1"/>
    <w:rsid w:val="00294845"/>
    <w:rsid w:val="00295A49"/>
    <w:rsid w:val="00297533"/>
    <w:rsid w:val="00297897"/>
    <w:rsid w:val="002A29D9"/>
    <w:rsid w:val="002B3884"/>
    <w:rsid w:val="002B5F98"/>
    <w:rsid w:val="002C0805"/>
    <w:rsid w:val="002C2FA8"/>
    <w:rsid w:val="002D32D2"/>
    <w:rsid w:val="002E344B"/>
    <w:rsid w:val="002E3F6D"/>
    <w:rsid w:val="002E436B"/>
    <w:rsid w:val="002F2233"/>
    <w:rsid w:val="002F5DA7"/>
    <w:rsid w:val="00304F23"/>
    <w:rsid w:val="003058A6"/>
    <w:rsid w:val="0030702C"/>
    <w:rsid w:val="00323B0B"/>
    <w:rsid w:val="0032693D"/>
    <w:rsid w:val="0032762B"/>
    <w:rsid w:val="00327EEB"/>
    <w:rsid w:val="0033260B"/>
    <w:rsid w:val="00347450"/>
    <w:rsid w:val="00347C91"/>
    <w:rsid w:val="00355854"/>
    <w:rsid w:val="00357912"/>
    <w:rsid w:val="003642AF"/>
    <w:rsid w:val="00367DE5"/>
    <w:rsid w:val="00367E0A"/>
    <w:rsid w:val="00371695"/>
    <w:rsid w:val="00376C21"/>
    <w:rsid w:val="003819D2"/>
    <w:rsid w:val="00386E35"/>
    <w:rsid w:val="00387F0F"/>
    <w:rsid w:val="003A2C9B"/>
    <w:rsid w:val="003C08DB"/>
    <w:rsid w:val="003C43F4"/>
    <w:rsid w:val="003D19A6"/>
    <w:rsid w:val="003D1F03"/>
    <w:rsid w:val="003D2238"/>
    <w:rsid w:val="003D32BB"/>
    <w:rsid w:val="003E1C1B"/>
    <w:rsid w:val="003E22AC"/>
    <w:rsid w:val="003E6EDF"/>
    <w:rsid w:val="003F1264"/>
    <w:rsid w:val="003F371A"/>
    <w:rsid w:val="003F5D6E"/>
    <w:rsid w:val="003F6256"/>
    <w:rsid w:val="0040291B"/>
    <w:rsid w:val="00404F95"/>
    <w:rsid w:val="00412278"/>
    <w:rsid w:val="004235C6"/>
    <w:rsid w:val="00426B55"/>
    <w:rsid w:val="00427603"/>
    <w:rsid w:val="00434257"/>
    <w:rsid w:val="00435017"/>
    <w:rsid w:val="0043630C"/>
    <w:rsid w:val="00444274"/>
    <w:rsid w:val="00447363"/>
    <w:rsid w:val="0044788C"/>
    <w:rsid w:val="00453931"/>
    <w:rsid w:val="00454281"/>
    <w:rsid w:val="004574A3"/>
    <w:rsid w:val="00462F93"/>
    <w:rsid w:val="00466EFB"/>
    <w:rsid w:val="004771A0"/>
    <w:rsid w:val="004828C0"/>
    <w:rsid w:val="004857DA"/>
    <w:rsid w:val="004903C1"/>
    <w:rsid w:val="00490C63"/>
    <w:rsid w:val="00492F7B"/>
    <w:rsid w:val="00495142"/>
    <w:rsid w:val="004973DF"/>
    <w:rsid w:val="004A15B0"/>
    <w:rsid w:val="004A31AA"/>
    <w:rsid w:val="004B1CA8"/>
    <w:rsid w:val="004B27A7"/>
    <w:rsid w:val="004C2724"/>
    <w:rsid w:val="004C416D"/>
    <w:rsid w:val="004D0467"/>
    <w:rsid w:val="004D30BE"/>
    <w:rsid w:val="004D5378"/>
    <w:rsid w:val="004E0620"/>
    <w:rsid w:val="004E55A9"/>
    <w:rsid w:val="004F021C"/>
    <w:rsid w:val="0050178F"/>
    <w:rsid w:val="00502095"/>
    <w:rsid w:val="005049C0"/>
    <w:rsid w:val="0051280C"/>
    <w:rsid w:val="005153A8"/>
    <w:rsid w:val="005232F9"/>
    <w:rsid w:val="00524665"/>
    <w:rsid w:val="00545513"/>
    <w:rsid w:val="00545F43"/>
    <w:rsid w:val="0054633E"/>
    <w:rsid w:val="00546717"/>
    <w:rsid w:val="00553D64"/>
    <w:rsid w:val="00557F8E"/>
    <w:rsid w:val="00560D49"/>
    <w:rsid w:val="00560F2F"/>
    <w:rsid w:val="00564B48"/>
    <w:rsid w:val="00570B35"/>
    <w:rsid w:val="00573EF6"/>
    <w:rsid w:val="005763DE"/>
    <w:rsid w:val="0057671C"/>
    <w:rsid w:val="00577E80"/>
    <w:rsid w:val="00580B4A"/>
    <w:rsid w:val="00581D2C"/>
    <w:rsid w:val="00583B51"/>
    <w:rsid w:val="005842CE"/>
    <w:rsid w:val="0058733F"/>
    <w:rsid w:val="00597661"/>
    <w:rsid w:val="005A0E79"/>
    <w:rsid w:val="005A52B8"/>
    <w:rsid w:val="005A7DC0"/>
    <w:rsid w:val="005B36E4"/>
    <w:rsid w:val="005C06CF"/>
    <w:rsid w:val="005C54A7"/>
    <w:rsid w:val="005C59E0"/>
    <w:rsid w:val="005D7616"/>
    <w:rsid w:val="005E25D6"/>
    <w:rsid w:val="005E31C2"/>
    <w:rsid w:val="005E3618"/>
    <w:rsid w:val="005F2EDA"/>
    <w:rsid w:val="005F3320"/>
    <w:rsid w:val="005F66CD"/>
    <w:rsid w:val="005F7704"/>
    <w:rsid w:val="00600137"/>
    <w:rsid w:val="006048F2"/>
    <w:rsid w:val="00606D7E"/>
    <w:rsid w:val="00610160"/>
    <w:rsid w:val="00612BC3"/>
    <w:rsid w:val="00613BC1"/>
    <w:rsid w:val="00615944"/>
    <w:rsid w:val="00615C2B"/>
    <w:rsid w:val="00616068"/>
    <w:rsid w:val="006227B8"/>
    <w:rsid w:val="00624960"/>
    <w:rsid w:val="00626C53"/>
    <w:rsid w:val="00631782"/>
    <w:rsid w:val="0063431E"/>
    <w:rsid w:val="00635DF2"/>
    <w:rsid w:val="0064424E"/>
    <w:rsid w:val="006457B1"/>
    <w:rsid w:val="00645CCD"/>
    <w:rsid w:val="00646EF9"/>
    <w:rsid w:val="00653D26"/>
    <w:rsid w:val="00654E5D"/>
    <w:rsid w:val="00664AE7"/>
    <w:rsid w:val="00667308"/>
    <w:rsid w:val="00672DF6"/>
    <w:rsid w:val="006740BE"/>
    <w:rsid w:val="00677D01"/>
    <w:rsid w:val="00680455"/>
    <w:rsid w:val="00683297"/>
    <w:rsid w:val="00684706"/>
    <w:rsid w:val="00693452"/>
    <w:rsid w:val="00694B02"/>
    <w:rsid w:val="006A13F8"/>
    <w:rsid w:val="006A14BE"/>
    <w:rsid w:val="006A7431"/>
    <w:rsid w:val="006A782E"/>
    <w:rsid w:val="006B2BF6"/>
    <w:rsid w:val="006B5649"/>
    <w:rsid w:val="006B5831"/>
    <w:rsid w:val="006C1266"/>
    <w:rsid w:val="006D1307"/>
    <w:rsid w:val="006F08B1"/>
    <w:rsid w:val="006F109C"/>
    <w:rsid w:val="006F168F"/>
    <w:rsid w:val="00704086"/>
    <w:rsid w:val="007050D7"/>
    <w:rsid w:val="00707EF7"/>
    <w:rsid w:val="00713D34"/>
    <w:rsid w:val="00714D41"/>
    <w:rsid w:val="007205E1"/>
    <w:rsid w:val="00730056"/>
    <w:rsid w:val="0074567D"/>
    <w:rsid w:val="00751ED9"/>
    <w:rsid w:val="007563D6"/>
    <w:rsid w:val="007568B3"/>
    <w:rsid w:val="007611B0"/>
    <w:rsid w:val="0076174F"/>
    <w:rsid w:val="007646D5"/>
    <w:rsid w:val="00764710"/>
    <w:rsid w:val="00771C2E"/>
    <w:rsid w:val="00773BF2"/>
    <w:rsid w:val="00774AFF"/>
    <w:rsid w:val="00776C94"/>
    <w:rsid w:val="0078252C"/>
    <w:rsid w:val="00782BA6"/>
    <w:rsid w:val="00784FE4"/>
    <w:rsid w:val="0079112A"/>
    <w:rsid w:val="007A3DA0"/>
    <w:rsid w:val="007B3883"/>
    <w:rsid w:val="007B5FC6"/>
    <w:rsid w:val="007B69FE"/>
    <w:rsid w:val="007B78D9"/>
    <w:rsid w:val="007C3E8F"/>
    <w:rsid w:val="007D4137"/>
    <w:rsid w:val="007D71B7"/>
    <w:rsid w:val="007D7F8F"/>
    <w:rsid w:val="007E2307"/>
    <w:rsid w:val="007E4DB3"/>
    <w:rsid w:val="007E6FB2"/>
    <w:rsid w:val="008013A0"/>
    <w:rsid w:val="008050E3"/>
    <w:rsid w:val="008109DA"/>
    <w:rsid w:val="0082319E"/>
    <w:rsid w:val="00825B0C"/>
    <w:rsid w:val="0082686A"/>
    <w:rsid w:val="0082743B"/>
    <w:rsid w:val="00835571"/>
    <w:rsid w:val="00842594"/>
    <w:rsid w:val="00842B83"/>
    <w:rsid w:val="0085741C"/>
    <w:rsid w:val="008760A5"/>
    <w:rsid w:val="008765D8"/>
    <w:rsid w:val="0087741E"/>
    <w:rsid w:val="0088208B"/>
    <w:rsid w:val="008852D2"/>
    <w:rsid w:val="00891734"/>
    <w:rsid w:val="008A4795"/>
    <w:rsid w:val="008A74B1"/>
    <w:rsid w:val="008A7D36"/>
    <w:rsid w:val="008B44B1"/>
    <w:rsid w:val="008B7A49"/>
    <w:rsid w:val="008C4165"/>
    <w:rsid w:val="008C4B0D"/>
    <w:rsid w:val="008D2C40"/>
    <w:rsid w:val="008D4EB5"/>
    <w:rsid w:val="008E2226"/>
    <w:rsid w:val="008E4DB2"/>
    <w:rsid w:val="008F13C3"/>
    <w:rsid w:val="008F4471"/>
    <w:rsid w:val="008F5599"/>
    <w:rsid w:val="00900342"/>
    <w:rsid w:val="00903F62"/>
    <w:rsid w:val="0091350F"/>
    <w:rsid w:val="009233A7"/>
    <w:rsid w:val="00931878"/>
    <w:rsid w:val="00933A84"/>
    <w:rsid w:val="00941E2F"/>
    <w:rsid w:val="009433DD"/>
    <w:rsid w:val="00943F68"/>
    <w:rsid w:val="009455ED"/>
    <w:rsid w:val="00945708"/>
    <w:rsid w:val="00963072"/>
    <w:rsid w:val="00964CFD"/>
    <w:rsid w:val="00965953"/>
    <w:rsid w:val="009679F8"/>
    <w:rsid w:val="0097079D"/>
    <w:rsid w:val="00971F75"/>
    <w:rsid w:val="00985349"/>
    <w:rsid w:val="009876D0"/>
    <w:rsid w:val="00992A20"/>
    <w:rsid w:val="009938B5"/>
    <w:rsid w:val="00993CA9"/>
    <w:rsid w:val="00993F3C"/>
    <w:rsid w:val="009950F2"/>
    <w:rsid w:val="009A0116"/>
    <w:rsid w:val="009A0E47"/>
    <w:rsid w:val="009A423C"/>
    <w:rsid w:val="009A4940"/>
    <w:rsid w:val="009B5DD9"/>
    <w:rsid w:val="009D14B9"/>
    <w:rsid w:val="009D3B44"/>
    <w:rsid w:val="009D3FD8"/>
    <w:rsid w:val="009D50A5"/>
    <w:rsid w:val="009F6F85"/>
    <w:rsid w:val="00A00129"/>
    <w:rsid w:val="00A01720"/>
    <w:rsid w:val="00A03C2C"/>
    <w:rsid w:val="00A05CFA"/>
    <w:rsid w:val="00A13D47"/>
    <w:rsid w:val="00A146B4"/>
    <w:rsid w:val="00A16334"/>
    <w:rsid w:val="00A26576"/>
    <w:rsid w:val="00A31458"/>
    <w:rsid w:val="00A32D9D"/>
    <w:rsid w:val="00A35056"/>
    <w:rsid w:val="00A565E7"/>
    <w:rsid w:val="00A6032D"/>
    <w:rsid w:val="00A60F91"/>
    <w:rsid w:val="00A674E3"/>
    <w:rsid w:val="00A67BFF"/>
    <w:rsid w:val="00A72338"/>
    <w:rsid w:val="00A77324"/>
    <w:rsid w:val="00A81888"/>
    <w:rsid w:val="00A875C3"/>
    <w:rsid w:val="00A9014D"/>
    <w:rsid w:val="00A9137E"/>
    <w:rsid w:val="00A923CE"/>
    <w:rsid w:val="00A92C9F"/>
    <w:rsid w:val="00A95835"/>
    <w:rsid w:val="00A96C2A"/>
    <w:rsid w:val="00A96CC6"/>
    <w:rsid w:val="00AA134C"/>
    <w:rsid w:val="00AB7387"/>
    <w:rsid w:val="00AC1908"/>
    <w:rsid w:val="00AC22E1"/>
    <w:rsid w:val="00AC2F99"/>
    <w:rsid w:val="00AD102E"/>
    <w:rsid w:val="00AD3EFC"/>
    <w:rsid w:val="00AD54B6"/>
    <w:rsid w:val="00AE0A66"/>
    <w:rsid w:val="00AE3CB1"/>
    <w:rsid w:val="00AE4F9E"/>
    <w:rsid w:val="00AF140D"/>
    <w:rsid w:val="00AF1766"/>
    <w:rsid w:val="00AF356B"/>
    <w:rsid w:val="00AF4AF6"/>
    <w:rsid w:val="00B05A3F"/>
    <w:rsid w:val="00B07801"/>
    <w:rsid w:val="00B103C3"/>
    <w:rsid w:val="00B107C2"/>
    <w:rsid w:val="00B12B8A"/>
    <w:rsid w:val="00B14A3E"/>
    <w:rsid w:val="00B1631D"/>
    <w:rsid w:val="00B176F2"/>
    <w:rsid w:val="00B21FDD"/>
    <w:rsid w:val="00B2224D"/>
    <w:rsid w:val="00B35060"/>
    <w:rsid w:val="00B42C02"/>
    <w:rsid w:val="00B42F44"/>
    <w:rsid w:val="00B45356"/>
    <w:rsid w:val="00B47E12"/>
    <w:rsid w:val="00B5479C"/>
    <w:rsid w:val="00B60548"/>
    <w:rsid w:val="00B611FE"/>
    <w:rsid w:val="00B61669"/>
    <w:rsid w:val="00B62CB0"/>
    <w:rsid w:val="00B86D6C"/>
    <w:rsid w:val="00B90149"/>
    <w:rsid w:val="00B90E30"/>
    <w:rsid w:val="00BC09DB"/>
    <w:rsid w:val="00BC164C"/>
    <w:rsid w:val="00BC1A9E"/>
    <w:rsid w:val="00BC44D1"/>
    <w:rsid w:val="00BC7693"/>
    <w:rsid w:val="00BD01A9"/>
    <w:rsid w:val="00BD3762"/>
    <w:rsid w:val="00BE0E7A"/>
    <w:rsid w:val="00BE1B8E"/>
    <w:rsid w:val="00BE296E"/>
    <w:rsid w:val="00BF0129"/>
    <w:rsid w:val="00BF6555"/>
    <w:rsid w:val="00BF662D"/>
    <w:rsid w:val="00C0319F"/>
    <w:rsid w:val="00C04B46"/>
    <w:rsid w:val="00C11C63"/>
    <w:rsid w:val="00C13E15"/>
    <w:rsid w:val="00C158B6"/>
    <w:rsid w:val="00C17646"/>
    <w:rsid w:val="00C23EA0"/>
    <w:rsid w:val="00C2529A"/>
    <w:rsid w:val="00C270B4"/>
    <w:rsid w:val="00C32D47"/>
    <w:rsid w:val="00C35F39"/>
    <w:rsid w:val="00C3748B"/>
    <w:rsid w:val="00C50836"/>
    <w:rsid w:val="00C50B0F"/>
    <w:rsid w:val="00C50C2F"/>
    <w:rsid w:val="00C62484"/>
    <w:rsid w:val="00C6251F"/>
    <w:rsid w:val="00C654D2"/>
    <w:rsid w:val="00C65E34"/>
    <w:rsid w:val="00C75B72"/>
    <w:rsid w:val="00C82158"/>
    <w:rsid w:val="00C8718D"/>
    <w:rsid w:val="00C94156"/>
    <w:rsid w:val="00C97DF8"/>
    <w:rsid w:val="00CA1D61"/>
    <w:rsid w:val="00CB67CF"/>
    <w:rsid w:val="00CB7AE5"/>
    <w:rsid w:val="00CC77ED"/>
    <w:rsid w:val="00CC7B48"/>
    <w:rsid w:val="00CD71F7"/>
    <w:rsid w:val="00CE6D52"/>
    <w:rsid w:val="00CF19E6"/>
    <w:rsid w:val="00D00527"/>
    <w:rsid w:val="00D01CFF"/>
    <w:rsid w:val="00D23644"/>
    <w:rsid w:val="00D242A2"/>
    <w:rsid w:val="00D27BD4"/>
    <w:rsid w:val="00D312BF"/>
    <w:rsid w:val="00D322F7"/>
    <w:rsid w:val="00D37B6C"/>
    <w:rsid w:val="00D40FFE"/>
    <w:rsid w:val="00D6001A"/>
    <w:rsid w:val="00D6175C"/>
    <w:rsid w:val="00D6340E"/>
    <w:rsid w:val="00D63979"/>
    <w:rsid w:val="00D65974"/>
    <w:rsid w:val="00D660CC"/>
    <w:rsid w:val="00D71C8D"/>
    <w:rsid w:val="00D8597F"/>
    <w:rsid w:val="00D91A99"/>
    <w:rsid w:val="00D91BAA"/>
    <w:rsid w:val="00D958F8"/>
    <w:rsid w:val="00D96023"/>
    <w:rsid w:val="00D96645"/>
    <w:rsid w:val="00D971DC"/>
    <w:rsid w:val="00DA0803"/>
    <w:rsid w:val="00DA306A"/>
    <w:rsid w:val="00DB1689"/>
    <w:rsid w:val="00DC1DA0"/>
    <w:rsid w:val="00DC5A4F"/>
    <w:rsid w:val="00DC7A65"/>
    <w:rsid w:val="00DD3AA7"/>
    <w:rsid w:val="00DD6681"/>
    <w:rsid w:val="00DE27CF"/>
    <w:rsid w:val="00DE7107"/>
    <w:rsid w:val="00DF638E"/>
    <w:rsid w:val="00E06EEB"/>
    <w:rsid w:val="00E14680"/>
    <w:rsid w:val="00E1491D"/>
    <w:rsid w:val="00E14ACB"/>
    <w:rsid w:val="00E17B5B"/>
    <w:rsid w:val="00E21DB6"/>
    <w:rsid w:val="00E23F44"/>
    <w:rsid w:val="00E2555D"/>
    <w:rsid w:val="00E257F1"/>
    <w:rsid w:val="00E26CAC"/>
    <w:rsid w:val="00E277E0"/>
    <w:rsid w:val="00E31849"/>
    <w:rsid w:val="00E31B38"/>
    <w:rsid w:val="00E369D5"/>
    <w:rsid w:val="00E41A6C"/>
    <w:rsid w:val="00E5303A"/>
    <w:rsid w:val="00E5370D"/>
    <w:rsid w:val="00E61222"/>
    <w:rsid w:val="00E65EA9"/>
    <w:rsid w:val="00E679D7"/>
    <w:rsid w:val="00E73C76"/>
    <w:rsid w:val="00E768F0"/>
    <w:rsid w:val="00E77371"/>
    <w:rsid w:val="00E87760"/>
    <w:rsid w:val="00E909BB"/>
    <w:rsid w:val="00E91708"/>
    <w:rsid w:val="00E9322C"/>
    <w:rsid w:val="00E96C2F"/>
    <w:rsid w:val="00EA15F2"/>
    <w:rsid w:val="00EA6405"/>
    <w:rsid w:val="00EB0C68"/>
    <w:rsid w:val="00EC016E"/>
    <w:rsid w:val="00EC3B82"/>
    <w:rsid w:val="00EC670C"/>
    <w:rsid w:val="00EC6AA1"/>
    <w:rsid w:val="00ED0A32"/>
    <w:rsid w:val="00EF04A3"/>
    <w:rsid w:val="00EF2EA1"/>
    <w:rsid w:val="00EF3D0E"/>
    <w:rsid w:val="00F01EF5"/>
    <w:rsid w:val="00F03431"/>
    <w:rsid w:val="00F0429E"/>
    <w:rsid w:val="00F07648"/>
    <w:rsid w:val="00F11A4D"/>
    <w:rsid w:val="00F232E4"/>
    <w:rsid w:val="00F2335E"/>
    <w:rsid w:val="00F316B4"/>
    <w:rsid w:val="00F3627F"/>
    <w:rsid w:val="00F36B10"/>
    <w:rsid w:val="00F4794E"/>
    <w:rsid w:val="00F549D2"/>
    <w:rsid w:val="00F554BC"/>
    <w:rsid w:val="00F55687"/>
    <w:rsid w:val="00F6228F"/>
    <w:rsid w:val="00F62561"/>
    <w:rsid w:val="00F64FD1"/>
    <w:rsid w:val="00F675A3"/>
    <w:rsid w:val="00F67DF3"/>
    <w:rsid w:val="00F74578"/>
    <w:rsid w:val="00F75FAD"/>
    <w:rsid w:val="00F76EC9"/>
    <w:rsid w:val="00F81C3C"/>
    <w:rsid w:val="00F81F7A"/>
    <w:rsid w:val="00F854FF"/>
    <w:rsid w:val="00F86507"/>
    <w:rsid w:val="00F87724"/>
    <w:rsid w:val="00F87F9C"/>
    <w:rsid w:val="00F90CA2"/>
    <w:rsid w:val="00F91157"/>
    <w:rsid w:val="00F95A96"/>
    <w:rsid w:val="00FA4881"/>
    <w:rsid w:val="00FB153D"/>
    <w:rsid w:val="00FB46CA"/>
    <w:rsid w:val="00FB4BB0"/>
    <w:rsid w:val="00FB6E53"/>
    <w:rsid w:val="00FB7DAE"/>
    <w:rsid w:val="00FC2DC5"/>
    <w:rsid w:val="00FE346B"/>
    <w:rsid w:val="00FE572C"/>
    <w:rsid w:val="00FF7F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FC24E"/>
  <w15:chartTrackingRefBased/>
  <w15:docId w15:val="{20378936-23D3-4A9E-BA95-679110FD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C2F"/>
    <w:pPr>
      <w:spacing w:after="40" w:line="271" w:lineRule="auto"/>
      <w:ind w:left="45" w:hanging="10"/>
      <w:jc w:val="both"/>
    </w:pPr>
    <w:rPr>
      <w:rFonts w:ascii="Calibri" w:eastAsia="Calibri" w:hAnsi="Calibri" w:cs="Calibri"/>
      <w:color w:val="000000"/>
      <w:lang w:eastAsia="fr-FR"/>
    </w:rPr>
  </w:style>
  <w:style w:type="paragraph" w:styleId="Titre1">
    <w:name w:val="heading 1"/>
    <w:basedOn w:val="Normal"/>
    <w:next w:val="Normal"/>
    <w:link w:val="Titre1Car"/>
    <w:uiPriority w:val="9"/>
    <w:qFormat/>
    <w:rsid w:val="00253A10"/>
    <w:pPr>
      <w:keepNext/>
      <w:keepLines/>
      <w:pageBreakBefore/>
      <w:spacing w:before="240" w:after="0"/>
      <w:ind w:hanging="11"/>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5303A"/>
    <w:pPr>
      <w:keepNext/>
      <w:keepLines/>
      <w:pageBreakBefore/>
      <w:numPr>
        <w:numId w:val="1"/>
      </w:numPr>
      <w:pBdr>
        <w:left w:val="thickThinSmallGap" w:sz="12" w:space="4" w:color="FFC000" w:themeColor="accent4"/>
        <w:bottom w:val="double" w:sz="6" w:space="1" w:color="1F4E79" w:themeColor="accent1" w:themeShade="80"/>
      </w:pBdr>
      <w:spacing w:before="400" w:after="360"/>
      <w:ind w:left="1066" w:hanging="357"/>
      <w:outlineLvl w:val="1"/>
    </w:pPr>
    <w:rPr>
      <w:rFonts w:asciiTheme="majorHAnsi" w:eastAsiaTheme="majorEastAsia" w:hAnsiTheme="majorHAnsi" w:cstheme="majorBidi"/>
      <w:b/>
      <w:color w:val="0070C0"/>
      <w:sz w:val="32"/>
      <w:szCs w:val="26"/>
    </w:rPr>
  </w:style>
  <w:style w:type="paragraph" w:styleId="Titre3">
    <w:name w:val="heading 3"/>
    <w:basedOn w:val="Normal"/>
    <w:next w:val="Normal"/>
    <w:link w:val="Titre3Car"/>
    <w:uiPriority w:val="9"/>
    <w:unhideWhenUsed/>
    <w:qFormat/>
    <w:rsid w:val="008D4EB5"/>
    <w:pPr>
      <w:keepNext/>
      <w:keepLines/>
      <w:numPr>
        <w:numId w:val="2"/>
      </w:numPr>
      <w:spacing w:before="280" w:after="240"/>
      <w:outlineLvl w:val="2"/>
    </w:pPr>
    <w:rPr>
      <w:rFonts w:asciiTheme="majorHAnsi" w:eastAsiaTheme="majorEastAsia" w:hAnsiTheme="majorHAnsi" w:cstheme="majorBidi"/>
      <w:b/>
      <w:color w:val="3B3838" w:themeColor="background2" w:themeShade="40"/>
      <w:sz w:val="28"/>
      <w:szCs w:val="24"/>
      <w:u w:val="single"/>
    </w:rPr>
  </w:style>
  <w:style w:type="paragraph" w:styleId="Titre4">
    <w:name w:val="heading 4"/>
    <w:basedOn w:val="Normal"/>
    <w:next w:val="Normal"/>
    <w:link w:val="Titre4Car"/>
    <w:uiPriority w:val="9"/>
    <w:unhideWhenUsed/>
    <w:qFormat/>
    <w:rsid w:val="0022063F"/>
    <w:pPr>
      <w:keepNext/>
      <w:keepLines/>
      <w:numPr>
        <w:numId w:val="5"/>
      </w:numPr>
      <w:spacing w:before="40" w:after="0"/>
      <w:outlineLvl w:val="3"/>
    </w:pPr>
    <w:rPr>
      <w:rFonts w:asciiTheme="majorHAnsi" w:eastAsiaTheme="majorEastAsia" w:hAnsiTheme="majorHAnsi" w:cstheme="majorBidi"/>
      <w:b/>
      <w:i/>
      <w:iCs/>
      <w:color w:val="2F5496" w:themeColor="accent5" w:themeShade="BF"/>
      <w:sz w:val="24"/>
      <w:u w:val="single"/>
    </w:rPr>
  </w:style>
  <w:style w:type="paragraph" w:styleId="Titre5">
    <w:name w:val="heading 5"/>
    <w:basedOn w:val="Normal"/>
    <w:next w:val="Normal"/>
    <w:link w:val="Titre5Car"/>
    <w:uiPriority w:val="9"/>
    <w:unhideWhenUsed/>
    <w:qFormat/>
    <w:rsid w:val="00E23F44"/>
    <w:pPr>
      <w:keepNext/>
      <w:keepLines/>
      <w:spacing w:before="40" w:after="0"/>
      <w:ind w:left="0" w:firstLine="0"/>
      <w:outlineLvl w:val="4"/>
    </w:pPr>
    <w:rPr>
      <w:rFonts w:asciiTheme="majorHAnsi" w:eastAsiaTheme="majorEastAsia" w:hAnsiTheme="majorHAnsi" w:cstheme="majorBidi"/>
      <w:b/>
      <w:color w:val="2E74B5" w:themeColor="accent1" w:themeShade="BF"/>
      <w:u w:val="single"/>
    </w:rPr>
  </w:style>
  <w:style w:type="paragraph" w:styleId="Titre6">
    <w:name w:val="heading 6"/>
    <w:basedOn w:val="Normal"/>
    <w:next w:val="Normal"/>
    <w:link w:val="Titre6Car"/>
    <w:uiPriority w:val="9"/>
    <w:unhideWhenUsed/>
    <w:qFormat/>
    <w:rsid w:val="009A0E47"/>
    <w:pPr>
      <w:keepNext/>
      <w:keepLines/>
      <w:numPr>
        <w:numId w:val="1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F11A4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8208B"/>
    <w:rPr>
      <w:color w:val="0563C1" w:themeColor="hyperlink"/>
      <w:u w:val="single"/>
    </w:rPr>
  </w:style>
  <w:style w:type="table" w:styleId="Grilledutableau">
    <w:name w:val="Table Grid"/>
    <w:basedOn w:val="TableauNormal"/>
    <w:uiPriority w:val="39"/>
    <w:rsid w:val="00882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53A10"/>
    <w:rPr>
      <w:rFonts w:asciiTheme="majorHAnsi" w:eastAsiaTheme="majorEastAsia" w:hAnsiTheme="majorHAnsi" w:cstheme="majorBidi"/>
      <w:color w:val="2E74B5" w:themeColor="accent1" w:themeShade="BF"/>
      <w:sz w:val="32"/>
      <w:szCs w:val="32"/>
      <w:lang w:eastAsia="fr-FR"/>
    </w:rPr>
  </w:style>
  <w:style w:type="table" w:customStyle="1" w:styleId="TableGrid">
    <w:name w:val="TableGrid"/>
    <w:rsid w:val="00253A10"/>
    <w:pPr>
      <w:spacing w:after="0" w:line="240" w:lineRule="auto"/>
    </w:pPr>
    <w:rPr>
      <w:rFonts w:eastAsiaTheme="minorEastAsia"/>
      <w:lang w:eastAsia="fr-FR"/>
    </w:rPr>
    <w:tblPr>
      <w:tblCellMar>
        <w:top w:w="0" w:type="dxa"/>
        <w:left w:w="0" w:type="dxa"/>
        <w:bottom w:w="0" w:type="dxa"/>
        <w:right w:w="0" w:type="dxa"/>
      </w:tblCellMar>
    </w:tblPr>
  </w:style>
  <w:style w:type="paragraph" w:styleId="En-tte">
    <w:name w:val="header"/>
    <w:basedOn w:val="Normal"/>
    <w:link w:val="En-tteCar"/>
    <w:uiPriority w:val="99"/>
    <w:unhideWhenUsed/>
    <w:rsid w:val="00253A10"/>
    <w:pPr>
      <w:tabs>
        <w:tab w:val="center" w:pos="4513"/>
        <w:tab w:val="right" w:pos="9026"/>
      </w:tabs>
      <w:spacing w:after="0" w:line="240" w:lineRule="auto"/>
    </w:pPr>
  </w:style>
  <w:style w:type="character" w:customStyle="1" w:styleId="En-tteCar">
    <w:name w:val="En-tête Car"/>
    <w:basedOn w:val="Policepardfaut"/>
    <w:link w:val="En-tte"/>
    <w:uiPriority w:val="99"/>
    <w:rsid w:val="00253A10"/>
    <w:rPr>
      <w:rFonts w:ascii="Calibri" w:eastAsia="Calibri" w:hAnsi="Calibri" w:cs="Calibri"/>
      <w:color w:val="000000"/>
      <w:lang w:eastAsia="fr-FR"/>
    </w:rPr>
  </w:style>
  <w:style w:type="paragraph" w:styleId="Pieddepage">
    <w:name w:val="footer"/>
    <w:basedOn w:val="Normal"/>
    <w:link w:val="PieddepageCar"/>
    <w:uiPriority w:val="99"/>
    <w:unhideWhenUsed/>
    <w:rsid w:val="00253A1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53A10"/>
    <w:rPr>
      <w:rFonts w:ascii="Calibri" w:eastAsia="Calibri" w:hAnsi="Calibri" w:cs="Calibri"/>
      <w:color w:val="000000"/>
      <w:lang w:eastAsia="fr-FR"/>
    </w:rPr>
  </w:style>
  <w:style w:type="character" w:customStyle="1" w:styleId="Titre2Car">
    <w:name w:val="Titre 2 Car"/>
    <w:basedOn w:val="Policepardfaut"/>
    <w:link w:val="Titre2"/>
    <w:uiPriority w:val="9"/>
    <w:rsid w:val="00E5303A"/>
    <w:rPr>
      <w:rFonts w:asciiTheme="majorHAnsi" w:eastAsiaTheme="majorEastAsia" w:hAnsiTheme="majorHAnsi" w:cstheme="majorBidi"/>
      <w:b/>
      <w:color w:val="0070C0"/>
      <w:sz w:val="32"/>
      <w:szCs w:val="26"/>
      <w:lang w:eastAsia="fr-FR"/>
    </w:rPr>
  </w:style>
  <w:style w:type="paragraph" w:styleId="En-ttedetabledesmatires">
    <w:name w:val="TOC Heading"/>
    <w:basedOn w:val="Titre1"/>
    <w:next w:val="Normal"/>
    <w:uiPriority w:val="39"/>
    <w:unhideWhenUsed/>
    <w:qFormat/>
    <w:rsid w:val="00E91708"/>
    <w:pPr>
      <w:pageBreakBefore w:val="0"/>
      <w:spacing w:line="259" w:lineRule="auto"/>
      <w:ind w:left="0" w:firstLine="0"/>
      <w:jc w:val="left"/>
      <w:outlineLvl w:val="9"/>
    </w:pPr>
  </w:style>
  <w:style w:type="paragraph" w:styleId="TM1">
    <w:name w:val="toc 1"/>
    <w:basedOn w:val="Normal"/>
    <w:next w:val="Normal"/>
    <w:autoRedefine/>
    <w:uiPriority w:val="39"/>
    <w:unhideWhenUsed/>
    <w:rsid w:val="00E91708"/>
    <w:pPr>
      <w:spacing w:after="100"/>
      <w:ind w:left="0"/>
    </w:pPr>
  </w:style>
  <w:style w:type="paragraph" w:styleId="TM2">
    <w:name w:val="toc 2"/>
    <w:basedOn w:val="Normal"/>
    <w:next w:val="Normal"/>
    <w:autoRedefine/>
    <w:uiPriority w:val="39"/>
    <w:unhideWhenUsed/>
    <w:rsid w:val="00E91708"/>
    <w:pPr>
      <w:spacing w:after="100"/>
      <w:ind w:left="220"/>
    </w:pPr>
  </w:style>
  <w:style w:type="character" w:customStyle="1" w:styleId="Titre3Car">
    <w:name w:val="Titre 3 Car"/>
    <w:basedOn w:val="Policepardfaut"/>
    <w:link w:val="Titre3"/>
    <w:uiPriority w:val="9"/>
    <w:rsid w:val="008D4EB5"/>
    <w:rPr>
      <w:rFonts w:asciiTheme="majorHAnsi" w:eastAsiaTheme="majorEastAsia" w:hAnsiTheme="majorHAnsi" w:cstheme="majorBidi"/>
      <w:b/>
      <w:color w:val="3B3838" w:themeColor="background2" w:themeShade="40"/>
      <w:sz w:val="28"/>
      <w:szCs w:val="24"/>
      <w:u w:val="single"/>
      <w:lang w:eastAsia="fr-FR"/>
    </w:rPr>
  </w:style>
  <w:style w:type="paragraph" w:styleId="Paragraphedeliste">
    <w:name w:val="List Paragraph"/>
    <w:basedOn w:val="Normal"/>
    <w:uiPriority w:val="34"/>
    <w:qFormat/>
    <w:rsid w:val="000B5D5F"/>
    <w:pPr>
      <w:ind w:left="720"/>
      <w:contextualSpacing/>
    </w:pPr>
  </w:style>
  <w:style w:type="paragraph" w:styleId="Lgende">
    <w:name w:val="caption"/>
    <w:basedOn w:val="Normal"/>
    <w:next w:val="Normal"/>
    <w:uiPriority w:val="35"/>
    <w:unhideWhenUsed/>
    <w:qFormat/>
    <w:rsid w:val="00784FE4"/>
    <w:pPr>
      <w:spacing w:after="200" w:line="360" w:lineRule="auto"/>
      <w:jc w:val="center"/>
      <w:pPrChange w:id="0" w:author="Michael LABARRE" w:date="2021-03-10T19:01:00Z">
        <w:pPr>
          <w:spacing w:after="200"/>
          <w:ind w:left="45" w:hanging="10"/>
          <w:jc w:val="both"/>
        </w:pPr>
      </w:pPrChange>
    </w:pPr>
    <w:rPr>
      <w:i/>
      <w:iCs/>
      <w:color w:val="44546A" w:themeColor="text2"/>
      <w:sz w:val="18"/>
      <w:szCs w:val="18"/>
      <w:rPrChange w:id="0" w:author="Michael LABARRE" w:date="2021-03-10T19:01:00Z">
        <w:rPr>
          <w:rFonts w:ascii="Calibri" w:eastAsia="Calibri" w:hAnsi="Calibri" w:cs="Calibri"/>
          <w:i/>
          <w:iCs/>
          <w:color w:val="44546A" w:themeColor="text2"/>
          <w:sz w:val="18"/>
          <w:szCs w:val="18"/>
          <w:lang w:val="fr-FR" w:eastAsia="fr-FR" w:bidi="ar-SA"/>
        </w:rPr>
      </w:rPrChange>
    </w:rPr>
  </w:style>
  <w:style w:type="character" w:customStyle="1" w:styleId="Titre4Car">
    <w:name w:val="Titre 4 Car"/>
    <w:basedOn w:val="Policepardfaut"/>
    <w:link w:val="Titre4"/>
    <w:uiPriority w:val="9"/>
    <w:rsid w:val="0022063F"/>
    <w:rPr>
      <w:rFonts w:asciiTheme="majorHAnsi" w:eastAsiaTheme="majorEastAsia" w:hAnsiTheme="majorHAnsi" w:cstheme="majorBidi"/>
      <w:b/>
      <w:i/>
      <w:iCs/>
      <w:color w:val="2F5496" w:themeColor="accent5" w:themeShade="BF"/>
      <w:sz w:val="24"/>
      <w:u w:val="single"/>
      <w:lang w:eastAsia="fr-FR"/>
    </w:rPr>
  </w:style>
  <w:style w:type="character" w:customStyle="1" w:styleId="Titre5Car">
    <w:name w:val="Titre 5 Car"/>
    <w:basedOn w:val="Policepardfaut"/>
    <w:link w:val="Titre5"/>
    <w:uiPriority w:val="9"/>
    <w:rsid w:val="00E23F44"/>
    <w:rPr>
      <w:rFonts w:asciiTheme="majorHAnsi" w:eastAsiaTheme="majorEastAsia" w:hAnsiTheme="majorHAnsi" w:cstheme="majorBidi"/>
      <w:b/>
      <w:color w:val="2E74B5" w:themeColor="accent1" w:themeShade="BF"/>
      <w:u w:val="single"/>
      <w:lang w:eastAsia="fr-FR"/>
    </w:rPr>
  </w:style>
  <w:style w:type="table" w:styleId="TableauGrille1Clair">
    <w:name w:val="Grid Table 1 Light"/>
    <w:basedOn w:val="TableauNormal"/>
    <w:uiPriority w:val="46"/>
    <w:rsid w:val="00092C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rsid w:val="001E0C81"/>
    <w:pPr>
      <w:spacing w:after="100"/>
      <w:ind w:left="440"/>
    </w:pPr>
  </w:style>
  <w:style w:type="paragraph" w:styleId="TM4">
    <w:name w:val="toc 4"/>
    <w:basedOn w:val="Normal"/>
    <w:next w:val="Normal"/>
    <w:autoRedefine/>
    <w:uiPriority w:val="39"/>
    <w:unhideWhenUsed/>
    <w:rsid w:val="001E0C81"/>
    <w:pPr>
      <w:spacing w:after="100"/>
      <w:ind w:left="660"/>
    </w:pPr>
  </w:style>
  <w:style w:type="paragraph" w:styleId="Textebrut">
    <w:name w:val="Plain Text"/>
    <w:basedOn w:val="Normal"/>
    <w:link w:val="TextebrutCar"/>
    <w:uiPriority w:val="99"/>
    <w:semiHidden/>
    <w:unhideWhenUsed/>
    <w:rsid w:val="00771C2E"/>
    <w:pPr>
      <w:spacing w:after="0" w:line="240" w:lineRule="auto"/>
      <w:ind w:left="0" w:firstLine="0"/>
      <w:jc w:val="left"/>
    </w:pPr>
    <w:rPr>
      <w:rFonts w:eastAsiaTheme="minorHAnsi" w:cstheme="minorBidi"/>
      <w:color w:val="auto"/>
      <w:szCs w:val="21"/>
      <w:lang w:eastAsia="en-US"/>
    </w:rPr>
  </w:style>
  <w:style w:type="character" w:customStyle="1" w:styleId="TextebrutCar">
    <w:name w:val="Texte brut Car"/>
    <w:basedOn w:val="Policepardfaut"/>
    <w:link w:val="Textebrut"/>
    <w:uiPriority w:val="99"/>
    <w:semiHidden/>
    <w:rsid w:val="00771C2E"/>
    <w:rPr>
      <w:rFonts w:ascii="Calibri" w:hAnsi="Calibri"/>
      <w:szCs w:val="21"/>
    </w:rPr>
  </w:style>
  <w:style w:type="character" w:customStyle="1" w:styleId="Titre6Car">
    <w:name w:val="Titre 6 Car"/>
    <w:basedOn w:val="Policepardfaut"/>
    <w:link w:val="Titre6"/>
    <w:uiPriority w:val="9"/>
    <w:rsid w:val="009A0E47"/>
    <w:rPr>
      <w:rFonts w:asciiTheme="majorHAnsi" w:eastAsiaTheme="majorEastAsia" w:hAnsiTheme="majorHAnsi" w:cstheme="majorBidi"/>
      <w:color w:val="1F4D78" w:themeColor="accent1" w:themeShade="7F"/>
      <w:lang w:eastAsia="fr-FR"/>
    </w:rPr>
  </w:style>
  <w:style w:type="character" w:customStyle="1" w:styleId="Titre7Car">
    <w:name w:val="Titre 7 Car"/>
    <w:basedOn w:val="Policepardfaut"/>
    <w:link w:val="Titre7"/>
    <w:uiPriority w:val="9"/>
    <w:rsid w:val="00F11A4D"/>
    <w:rPr>
      <w:rFonts w:asciiTheme="majorHAnsi" w:eastAsiaTheme="majorEastAsia" w:hAnsiTheme="majorHAnsi" w:cstheme="majorBidi"/>
      <w:i/>
      <w:iCs/>
      <w:color w:val="1F4D78" w:themeColor="accent1" w:themeShade="7F"/>
      <w:lang w:eastAsia="fr-FR"/>
    </w:rPr>
  </w:style>
  <w:style w:type="paragraph" w:styleId="Tabledesillustrations">
    <w:name w:val="table of figures"/>
    <w:basedOn w:val="Normal"/>
    <w:next w:val="Normal"/>
    <w:uiPriority w:val="99"/>
    <w:unhideWhenUsed/>
    <w:rsid w:val="00624960"/>
    <w:pPr>
      <w:spacing w:after="0"/>
      <w:ind w:left="0"/>
    </w:pPr>
  </w:style>
  <w:style w:type="character" w:styleId="Marquedecommentaire">
    <w:name w:val="annotation reference"/>
    <w:basedOn w:val="Policepardfaut"/>
    <w:uiPriority w:val="99"/>
    <w:semiHidden/>
    <w:unhideWhenUsed/>
    <w:rsid w:val="009D3FD8"/>
    <w:rPr>
      <w:sz w:val="16"/>
      <w:szCs w:val="16"/>
    </w:rPr>
  </w:style>
  <w:style w:type="paragraph" w:styleId="Commentaire">
    <w:name w:val="annotation text"/>
    <w:basedOn w:val="Normal"/>
    <w:link w:val="CommentaireCar"/>
    <w:uiPriority w:val="99"/>
    <w:semiHidden/>
    <w:unhideWhenUsed/>
    <w:rsid w:val="009D3FD8"/>
    <w:pPr>
      <w:spacing w:line="240" w:lineRule="auto"/>
    </w:pPr>
    <w:rPr>
      <w:sz w:val="20"/>
      <w:szCs w:val="20"/>
    </w:rPr>
  </w:style>
  <w:style w:type="character" w:customStyle="1" w:styleId="CommentaireCar">
    <w:name w:val="Commentaire Car"/>
    <w:basedOn w:val="Policepardfaut"/>
    <w:link w:val="Commentaire"/>
    <w:uiPriority w:val="99"/>
    <w:semiHidden/>
    <w:rsid w:val="009D3FD8"/>
    <w:rPr>
      <w:rFonts w:ascii="Calibri" w:eastAsia="Calibri" w:hAnsi="Calibri" w:cs="Calibri"/>
      <w:color w:val="000000"/>
      <w:sz w:val="20"/>
      <w:szCs w:val="20"/>
      <w:lang w:eastAsia="fr-FR"/>
    </w:rPr>
  </w:style>
  <w:style w:type="paragraph" w:styleId="Objetducommentaire">
    <w:name w:val="annotation subject"/>
    <w:basedOn w:val="Commentaire"/>
    <w:next w:val="Commentaire"/>
    <w:link w:val="ObjetducommentaireCar"/>
    <w:uiPriority w:val="99"/>
    <w:semiHidden/>
    <w:unhideWhenUsed/>
    <w:rsid w:val="009D3FD8"/>
    <w:rPr>
      <w:b/>
      <w:bCs/>
    </w:rPr>
  </w:style>
  <w:style w:type="character" w:customStyle="1" w:styleId="ObjetducommentaireCar">
    <w:name w:val="Objet du commentaire Car"/>
    <w:basedOn w:val="CommentaireCar"/>
    <w:link w:val="Objetducommentaire"/>
    <w:uiPriority w:val="99"/>
    <w:semiHidden/>
    <w:rsid w:val="009D3FD8"/>
    <w:rPr>
      <w:rFonts w:ascii="Calibri" w:eastAsia="Calibri" w:hAnsi="Calibri" w:cs="Calibri"/>
      <w:b/>
      <w:bCs/>
      <w:color w:val="000000"/>
      <w:sz w:val="20"/>
      <w:szCs w:val="20"/>
      <w:lang w:eastAsia="fr-FR"/>
    </w:rPr>
  </w:style>
  <w:style w:type="paragraph" w:styleId="Textedebulles">
    <w:name w:val="Balloon Text"/>
    <w:basedOn w:val="Normal"/>
    <w:link w:val="TextedebullesCar"/>
    <w:uiPriority w:val="99"/>
    <w:semiHidden/>
    <w:unhideWhenUsed/>
    <w:rsid w:val="009D3F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3FD8"/>
    <w:rPr>
      <w:rFonts w:ascii="Segoe UI" w:eastAsia="Calibri" w:hAnsi="Segoe UI" w:cs="Segoe UI"/>
      <w:color w:val="000000"/>
      <w:sz w:val="18"/>
      <w:szCs w:val="18"/>
      <w:lang w:eastAsia="fr-FR"/>
    </w:rPr>
  </w:style>
  <w:style w:type="paragraph" w:styleId="Rvision">
    <w:name w:val="Revision"/>
    <w:hidden/>
    <w:uiPriority w:val="99"/>
    <w:semiHidden/>
    <w:rsid w:val="00BE0E7A"/>
    <w:pPr>
      <w:spacing w:after="0" w:line="240" w:lineRule="auto"/>
    </w:pPr>
    <w:rPr>
      <w:rFonts w:ascii="Calibri" w:eastAsia="Calibri" w:hAnsi="Calibri" w:cs="Calibri"/>
      <w:color w:val="00000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619794">
      <w:bodyDiv w:val="1"/>
      <w:marLeft w:val="0"/>
      <w:marRight w:val="0"/>
      <w:marTop w:val="0"/>
      <w:marBottom w:val="0"/>
      <w:divBdr>
        <w:top w:val="none" w:sz="0" w:space="0" w:color="auto"/>
        <w:left w:val="none" w:sz="0" w:space="0" w:color="auto"/>
        <w:bottom w:val="none" w:sz="0" w:space="0" w:color="auto"/>
        <w:right w:val="none" w:sz="0" w:space="0" w:color="auto"/>
      </w:divBdr>
    </w:div>
    <w:div w:id="1320689045">
      <w:bodyDiv w:val="1"/>
      <w:marLeft w:val="0"/>
      <w:marRight w:val="0"/>
      <w:marTop w:val="0"/>
      <w:marBottom w:val="0"/>
      <w:divBdr>
        <w:top w:val="none" w:sz="0" w:space="0" w:color="auto"/>
        <w:left w:val="none" w:sz="0" w:space="0" w:color="auto"/>
        <w:bottom w:val="none" w:sz="0" w:space="0" w:color="auto"/>
        <w:right w:val="none" w:sz="0" w:space="0" w:color="auto"/>
      </w:divBdr>
    </w:div>
    <w:div w:id="1464928450">
      <w:bodyDiv w:val="1"/>
      <w:marLeft w:val="0"/>
      <w:marRight w:val="0"/>
      <w:marTop w:val="0"/>
      <w:marBottom w:val="0"/>
      <w:divBdr>
        <w:top w:val="none" w:sz="0" w:space="0" w:color="auto"/>
        <w:left w:val="none" w:sz="0" w:space="0" w:color="auto"/>
        <w:bottom w:val="none" w:sz="0" w:space="0" w:color="auto"/>
        <w:right w:val="none" w:sz="0" w:space="0" w:color="auto"/>
      </w:divBdr>
      <w:divsChild>
        <w:div w:id="523329582">
          <w:marLeft w:val="806"/>
          <w:marRight w:val="0"/>
          <w:marTop w:val="200"/>
          <w:marBottom w:val="0"/>
          <w:divBdr>
            <w:top w:val="none" w:sz="0" w:space="0" w:color="auto"/>
            <w:left w:val="none" w:sz="0" w:space="0" w:color="auto"/>
            <w:bottom w:val="none" w:sz="0" w:space="0" w:color="auto"/>
            <w:right w:val="none" w:sz="0" w:space="0" w:color="auto"/>
          </w:divBdr>
        </w:div>
        <w:div w:id="773940026">
          <w:marLeft w:val="806"/>
          <w:marRight w:val="0"/>
          <w:marTop w:val="200"/>
          <w:marBottom w:val="0"/>
          <w:divBdr>
            <w:top w:val="none" w:sz="0" w:space="0" w:color="auto"/>
            <w:left w:val="none" w:sz="0" w:space="0" w:color="auto"/>
            <w:bottom w:val="none" w:sz="0" w:space="0" w:color="auto"/>
            <w:right w:val="none" w:sz="0" w:space="0" w:color="auto"/>
          </w:divBdr>
        </w:div>
      </w:divsChild>
    </w:div>
    <w:div w:id="1757365910">
      <w:bodyDiv w:val="1"/>
      <w:marLeft w:val="0"/>
      <w:marRight w:val="0"/>
      <w:marTop w:val="0"/>
      <w:marBottom w:val="0"/>
      <w:divBdr>
        <w:top w:val="none" w:sz="0" w:space="0" w:color="auto"/>
        <w:left w:val="none" w:sz="0" w:space="0" w:color="auto"/>
        <w:bottom w:val="none" w:sz="0" w:space="0" w:color="auto"/>
        <w:right w:val="none" w:sz="0" w:space="0" w:color="auto"/>
      </w:divBdr>
    </w:div>
    <w:div w:id="1855799056">
      <w:bodyDiv w:val="1"/>
      <w:marLeft w:val="0"/>
      <w:marRight w:val="0"/>
      <w:marTop w:val="0"/>
      <w:marBottom w:val="0"/>
      <w:divBdr>
        <w:top w:val="none" w:sz="0" w:space="0" w:color="auto"/>
        <w:left w:val="none" w:sz="0" w:space="0" w:color="auto"/>
        <w:bottom w:val="none" w:sz="0" w:space="0" w:color="auto"/>
        <w:right w:val="none" w:sz="0" w:space="0" w:color="auto"/>
      </w:divBdr>
    </w:div>
    <w:div w:id="1940021054">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comments" Target="comments.xml"/><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header" Target="header1.xml"/><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_rels/header1.xml.rels><?xml version="1.0" encoding="UTF-8" standalone="yes"?>
<Relationships xmlns="http://schemas.openxmlformats.org/package/2006/relationships"><Relationship Id="rId2" Type="http://schemas.openxmlformats.org/officeDocument/2006/relationships/image" Target="media/image440.png"/><Relationship Id="rId1"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736C2-8DC8-4F77-BB68-C241C946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9848</Words>
  <Characters>54166</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Guide de l’utilisateur au sein de l’ARSM</vt:lpstr>
    </vt:vector>
  </TitlesOfParts>
  <Company/>
  <LinksUpToDate>false</LinksUpToDate>
  <CharactersWithSpaces>63887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l’utilisateur au sein de l’ARSM</dc:title>
  <dc:subject/>
  <dc:creator>TEMP_USER</dc:creator>
  <cp:keywords/>
  <dc:description/>
  <cp:lastModifiedBy>Heritiana</cp:lastModifiedBy>
  <cp:revision>3</cp:revision>
  <dcterms:created xsi:type="dcterms:W3CDTF">2021-03-19T13:13:00Z</dcterms:created>
  <dcterms:modified xsi:type="dcterms:W3CDTF">2021-03-19T13:17:00Z</dcterms:modified>
</cp:coreProperties>
</file>